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36866F"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 </w:t>
      </w:r>
    </w:p>
    <w:p w14:paraId="28D02E49" w14:textId="77777777" w:rsidR="00EB4201" w:rsidRPr="00EB4201" w:rsidRDefault="00D027A8" w:rsidP="00EB42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0B21E8">
          <v:rect id="_x0000_i1025" style="width:0;height:1.5pt" o:hralign="center" o:hrstd="t" o:hrnoshade="t" o:hr="t" fillcolor="black" stroked="f"/>
        </w:pict>
      </w:r>
    </w:p>
    <w:p w14:paraId="558C77D1" w14:textId="77777777" w:rsidR="00EB4201" w:rsidRPr="00EB4201" w:rsidRDefault="00900ADD" w:rsidP="00EB420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rPr>
      </w:pPr>
      <w:r>
        <w:rPr>
          <w:rFonts w:ascii="Times New Roman" w:eastAsia="Times New Roman" w:hAnsi="Times New Roman" w:cs="Times New Roman"/>
          <w:b/>
          <w:bCs/>
          <w:color w:val="000000"/>
          <w:kern w:val="36"/>
          <w:sz w:val="48"/>
          <w:szCs w:val="48"/>
        </w:rPr>
        <w:t xml:space="preserve">PRM Release </w:t>
      </w:r>
      <w:proofErr w:type="spellStart"/>
      <w:r>
        <w:rPr>
          <w:rFonts w:ascii="Times New Roman" w:eastAsia="Times New Roman" w:hAnsi="Times New Roman" w:cs="Times New Roman"/>
          <w:b/>
          <w:bCs/>
          <w:color w:val="000000"/>
          <w:kern w:val="36"/>
          <w:sz w:val="48"/>
          <w:szCs w:val="48"/>
        </w:rPr>
        <w:t>MillFrame</w:t>
      </w:r>
      <w:proofErr w:type="spellEnd"/>
      <w:r>
        <w:rPr>
          <w:rFonts w:ascii="Times New Roman" w:eastAsia="Times New Roman" w:hAnsi="Times New Roman" w:cs="Times New Roman"/>
          <w:b/>
          <w:bCs/>
          <w:color w:val="000000"/>
          <w:kern w:val="36"/>
          <w:sz w:val="48"/>
          <w:szCs w:val="48"/>
        </w:rPr>
        <w:t xml:space="preserve"> 4.</w:t>
      </w:r>
      <w:r w:rsidR="003B78CC">
        <w:rPr>
          <w:rFonts w:ascii="Times New Roman" w:eastAsia="Times New Roman" w:hAnsi="Times New Roman" w:cs="Times New Roman"/>
          <w:b/>
          <w:bCs/>
          <w:color w:val="000000"/>
          <w:kern w:val="36"/>
          <w:sz w:val="48"/>
          <w:szCs w:val="48"/>
        </w:rPr>
        <w:t>1.0</w:t>
      </w:r>
    </w:p>
    <w:p w14:paraId="08DD69D7" w14:textId="77777777" w:rsidR="00EB4201" w:rsidRPr="00EB4201" w:rsidRDefault="00DA7B7F" w:rsidP="00EB420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rPr>
      </w:pPr>
      <w:r>
        <w:rPr>
          <w:rFonts w:ascii="Times New Roman" w:eastAsia="Times New Roman" w:hAnsi="Times New Roman" w:cs="Times New Roman"/>
          <w:b/>
          <w:bCs/>
          <w:i/>
          <w:iCs/>
          <w:color w:val="000000"/>
          <w:kern w:val="36"/>
          <w:sz w:val="48"/>
          <w:szCs w:val="48"/>
        </w:rPr>
        <w:t xml:space="preserve">Web Portal </w:t>
      </w:r>
      <w:r w:rsidR="00EB4201" w:rsidRPr="00EB4201">
        <w:rPr>
          <w:rFonts w:ascii="Times New Roman" w:eastAsia="Times New Roman" w:hAnsi="Times New Roman" w:cs="Times New Roman"/>
          <w:b/>
          <w:bCs/>
          <w:i/>
          <w:iCs/>
          <w:color w:val="000000"/>
          <w:kern w:val="36"/>
          <w:sz w:val="48"/>
          <w:szCs w:val="48"/>
        </w:rPr>
        <w:t>User Guide</w:t>
      </w:r>
    </w:p>
    <w:p w14:paraId="31321993" w14:textId="77777777" w:rsidR="00EB4201" w:rsidRPr="00EB4201" w:rsidRDefault="00D027A8" w:rsidP="00EB42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208BFC">
          <v:rect id="_x0000_i1026" style="width:0;height:1.5pt" o:hralign="center" o:hrstd="t" o:hrnoshade="t" o:hr="t" fillcolor="black" stroked="f"/>
        </w:pict>
      </w:r>
    </w:p>
    <w:p w14:paraId="6A0BE648"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Confidential and Proprietary</w:t>
      </w:r>
    </w:p>
    <w:p w14:paraId="658E35BD" w14:textId="2448080B"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 xml:space="preserve">© </w:t>
      </w:r>
      <w:r w:rsidR="00BB653F" w:rsidRPr="00EB4201">
        <w:rPr>
          <w:rFonts w:ascii="Times New Roman" w:eastAsia="Times New Roman" w:hAnsi="Times New Roman" w:cs="Times New Roman"/>
          <w:color w:val="000000"/>
          <w:sz w:val="27"/>
          <w:szCs w:val="27"/>
        </w:rPr>
        <w:t>201</w:t>
      </w:r>
      <w:r w:rsidR="00BB653F">
        <w:rPr>
          <w:rFonts w:ascii="Times New Roman" w:eastAsia="Times New Roman" w:hAnsi="Times New Roman" w:cs="Times New Roman"/>
          <w:color w:val="000000"/>
          <w:sz w:val="27"/>
          <w:szCs w:val="27"/>
        </w:rPr>
        <w:t>7</w:t>
      </w:r>
      <w:r w:rsidR="00BB653F" w:rsidRPr="00EB4201">
        <w:rPr>
          <w:rFonts w:ascii="Times New Roman" w:eastAsia="Times New Roman" w:hAnsi="Times New Roman" w:cs="Times New Roman"/>
          <w:color w:val="000000"/>
          <w:sz w:val="27"/>
          <w:szCs w:val="27"/>
        </w:rPr>
        <w:t xml:space="preserve"> </w:t>
      </w:r>
      <w:r w:rsidRPr="00EB4201">
        <w:rPr>
          <w:rFonts w:ascii="Times New Roman" w:eastAsia="Times New Roman" w:hAnsi="Times New Roman" w:cs="Times New Roman"/>
          <w:color w:val="000000"/>
          <w:sz w:val="27"/>
          <w:szCs w:val="27"/>
        </w:rPr>
        <w:t>Milliman, Inc. All rights reserved.</w:t>
      </w:r>
      <w:r w:rsidRPr="00EB4201">
        <w:rPr>
          <w:rFonts w:ascii="Times New Roman" w:eastAsia="Times New Roman" w:hAnsi="Times New Roman" w:cs="Times New Roman"/>
          <w:color w:val="000000"/>
          <w:sz w:val="27"/>
          <w:szCs w:val="27"/>
        </w:rPr>
        <w:br/>
        <w:t>Milliman® is a trademark of Milliman, Inc.</w:t>
      </w:r>
      <w:r w:rsidRPr="00EB4201">
        <w:rPr>
          <w:rFonts w:ascii="Times New Roman" w:eastAsia="Times New Roman" w:hAnsi="Times New Roman" w:cs="Times New Roman"/>
          <w:color w:val="000000"/>
          <w:sz w:val="27"/>
          <w:szCs w:val="27"/>
        </w:rPr>
        <w:br/>
        <w:t>All other trademarks belong to their respective owners</w:t>
      </w:r>
    </w:p>
    <w:p w14:paraId="1BB08ED8"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This manual and its contents are the confidential property of Milliman, Inc. and are prepared for the exclusive use of Milliman, Inc. and its subscribing clients. Any distribution or reproduction, intentional or unintentional, of any materials contained herein without the express written permission of Milliman, Inc. is prohibited.</w:t>
      </w:r>
    </w:p>
    <w:p w14:paraId="5F64BF9F"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For additional information, please contact</w:t>
      </w:r>
      <w:r w:rsidR="007A3AB8">
        <w:rPr>
          <w:rFonts w:ascii="Times New Roman" w:eastAsia="Times New Roman" w:hAnsi="Times New Roman" w:cs="Times New Roman"/>
          <w:color w:val="000000"/>
          <w:sz w:val="27"/>
          <w:szCs w:val="27"/>
        </w:rPr>
        <w:t xml:space="preserve"> </w:t>
      </w:r>
      <w:r w:rsidR="007A3AB8" w:rsidRPr="00EB4201">
        <w:rPr>
          <w:rFonts w:ascii="Times New Roman" w:eastAsia="Times New Roman" w:hAnsi="Times New Roman" w:cs="Times New Roman"/>
          <w:color w:val="000000"/>
          <w:sz w:val="27"/>
          <w:szCs w:val="27"/>
        </w:rPr>
        <w:t>our technical support team by email: </w:t>
      </w:r>
      <w:hyperlink r:id="rId7" w:history="1">
        <w:r w:rsidR="007A3AB8" w:rsidRPr="00EB4201">
          <w:rPr>
            <w:rFonts w:ascii="Times New Roman" w:eastAsia="Times New Roman" w:hAnsi="Times New Roman" w:cs="Times New Roman"/>
            <w:color w:val="0000FF"/>
            <w:sz w:val="27"/>
            <w:szCs w:val="27"/>
            <w:u w:val="single"/>
          </w:rPr>
          <w:t>prm.support@milliman.com</w:t>
        </w:r>
      </w:hyperlink>
    </w:p>
    <w:p w14:paraId="371817B8" w14:textId="77777777" w:rsidR="00EB4201" w:rsidRPr="00EB4201" w:rsidRDefault="00EB4201" w:rsidP="00EB4201">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EB4201">
        <w:rPr>
          <w:rFonts w:ascii="Times New Roman" w:eastAsia="Times New Roman" w:hAnsi="Times New Roman" w:cs="Times New Roman"/>
          <w:b/>
          <w:bCs/>
          <w:color w:val="000000"/>
          <w:sz w:val="36"/>
          <w:szCs w:val="36"/>
        </w:rPr>
        <w:t>Introduction</w:t>
      </w:r>
    </w:p>
    <w:p w14:paraId="4B733FB0" w14:textId="1CCE5594" w:rsidR="00900ADD" w:rsidRDefault="00900ADD" w:rsidP="00EB4201">
      <w:pPr>
        <w:spacing w:before="100" w:beforeAutospacing="1" w:after="100" w:afterAutospacing="1" w:line="240" w:lineRule="auto"/>
        <w:rPr>
          <w:rFonts w:ascii="Times New Roman" w:eastAsia="Times New Roman" w:hAnsi="Times New Roman" w:cs="Times New Roman"/>
          <w:color w:val="000000"/>
          <w:sz w:val="27"/>
          <w:szCs w:val="27"/>
        </w:rPr>
      </w:pPr>
      <w:r w:rsidRPr="00900ADD">
        <w:rPr>
          <w:rFonts w:ascii="Times New Roman" w:eastAsia="Times New Roman" w:hAnsi="Times New Roman" w:cs="Times New Roman"/>
          <w:color w:val="000000"/>
          <w:sz w:val="27"/>
          <w:szCs w:val="27"/>
        </w:rPr>
        <w:t xml:space="preserve">Milliman PRM Analytics is a predictive analytics solution </w:t>
      </w:r>
      <w:r w:rsidR="00BB653F">
        <w:rPr>
          <w:rFonts w:ascii="Times New Roman" w:eastAsia="Times New Roman" w:hAnsi="Times New Roman" w:cs="Times New Roman"/>
          <w:color w:val="000000"/>
          <w:sz w:val="27"/>
          <w:szCs w:val="27"/>
        </w:rPr>
        <w:t>that can be used to identify potentially avoidable healthcare costs in populations under financial risk.</w:t>
      </w:r>
    </w:p>
    <w:p w14:paraId="1F5F15F6" w14:textId="6D3CA4AC" w:rsidR="00900ADD"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 xml:space="preserve">This user guide is designed to give users an understanding </w:t>
      </w:r>
      <w:r w:rsidR="00900ADD">
        <w:rPr>
          <w:rFonts w:ascii="Times New Roman" w:eastAsia="Times New Roman" w:hAnsi="Times New Roman" w:cs="Times New Roman"/>
          <w:color w:val="000000"/>
          <w:sz w:val="27"/>
          <w:szCs w:val="27"/>
        </w:rPr>
        <w:t>of the PRM Web Portal</w:t>
      </w:r>
      <w:r w:rsidR="00533714">
        <w:rPr>
          <w:rFonts w:ascii="Times New Roman" w:eastAsia="Times New Roman" w:hAnsi="Times New Roman" w:cs="Times New Roman"/>
          <w:color w:val="000000"/>
          <w:sz w:val="27"/>
          <w:szCs w:val="27"/>
        </w:rPr>
        <w:t>.</w:t>
      </w:r>
    </w:p>
    <w:p w14:paraId="2168C10A" w14:textId="77777777" w:rsidR="00EB4201" w:rsidRPr="00EB4201" w:rsidRDefault="00EB4201" w:rsidP="00EB4201">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EB4201">
        <w:rPr>
          <w:rFonts w:ascii="Times New Roman" w:eastAsia="Times New Roman" w:hAnsi="Times New Roman" w:cs="Times New Roman"/>
          <w:b/>
          <w:bCs/>
          <w:color w:val="000000"/>
          <w:sz w:val="36"/>
          <w:szCs w:val="36"/>
        </w:rPr>
        <w:t>Technical Support</w:t>
      </w:r>
    </w:p>
    <w:p w14:paraId="4AC24F95"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If you are having any technical difficulty with the product, please contact our technical support team by email: </w:t>
      </w:r>
      <w:hyperlink r:id="rId8" w:history="1">
        <w:r w:rsidRPr="00EB4201">
          <w:rPr>
            <w:rFonts w:ascii="Times New Roman" w:eastAsia="Times New Roman" w:hAnsi="Times New Roman" w:cs="Times New Roman"/>
            <w:color w:val="0000FF"/>
            <w:sz w:val="27"/>
            <w:szCs w:val="27"/>
            <w:u w:val="single"/>
          </w:rPr>
          <w:t>prm.support@milliman.com</w:t>
        </w:r>
      </w:hyperlink>
    </w:p>
    <w:p w14:paraId="1B73F4C0" w14:textId="77777777" w:rsidR="00EB4201" w:rsidRDefault="00EB4201" w:rsidP="00EB4201">
      <w:pPr>
        <w:spacing w:before="100" w:beforeAutospacing="1" w:after="100" w:afterAutospacing="1" w:line="240" w:lineRule="auto"/>
        <w:rPr>
          <w:rFonts w:ascii="Times New Roman" w:eastAsia="Times New Roman" w:hAnsi="Times New Roman" w:cs="Times New Roman"/>
          <w:i/>
          <w:iCs/>
          <w:color w:val="000000"/>
          <w:sz w:val="27"/>
          <w:szCs w:val="27"/>
        </w:rPr>
      </w:pPr>
      <w:r w:rsidRPr="00EB4201">
        <w:rPr>
          <w:rFonts w:ascii="Times New Roman" w:eastAsia="Times New Roman" w:hAnsi="Times New Roman" w:cs="Times New Roman"/>
          <w:i/>
          <w:iCs/>
          <w:color w:val="000000"/>
          <w:sz w:val="27"/>
          <w:szCs w:val="27"/>
        </w:rPr>
        <w:t>Note: For the purpose of this user guide, all data has been de-identified to protect patient</w:t>
      </w:r>
      <w:r w:rsidR="00AE72B3">
        <w:rPr>
          <w:rFonts w:ascii="Times New Roman" w:eastAsia="Times New Roman" w:hAnsi="Times New Roman" w:cs="Times New Roman"/>
          <w:i/>
          <w:iCs/>
          <w:color w:val="000000"/>
          <w:sz w:val="27"/>
          <w:szCs w:val="27"/>
        </w:rPr>
        <w:t>’s</w:t>
      </w:r>
      <w:r w:rsidRPr="00EB4201">
        <w:rPr>
          <w:rFonts w:ascii="Times New Roman" w:eastAsia="Times New Roman" w:hAnsi="Times New Roman" w:cs="Times New Roman"/>
          <w:i/>
          <w:iCs/>
          <w:color w:val="000000"/>
          <w:sz w:val="27"/>
          <w:szCs w:val="27"/>
        </w:rPr>
        <w:t xml:space="preserve"> personal health information (PHI) in accordance with the Health Insurance Portability and Accountability Act of 1996 (HIPAA).</w:t>
      </w:r>
    </w:p>
    <w:p w14:paraId="4A8139A0" w14:textId="77777777" w:rsidR="0064778B" w:rsidRDefault="0064778B" w:rsidP="00EB4201">
      <w:pPr>
        <w:spacing w:before="100" w:beforeAutospacing="1" w:after="100" w:afterAutospacing="1" w:line="240" w:lineRule="auto"/>
        <w:rPr>
          <w:rFonts w:ascii="Times New Roman" w:eastAsia="Times New Roman" w:hAnsi="Times New Roman" w:cs="Times New Roman"/>
          <w:i/>
          <w:iCs/>
          <w:color w:val="000000"/>
          <w:sz w:val="27"/>
          <w:szCs w:val="27"/>
        </w:rPr>
      </w:pPr>
    </w:p>
    <w:p w14:paraId="5A8C7ABA" w14:textId="77777777" w:rsidR="0064778B" w:rsidRDefault="00F76535" w:rsidP="00957ED8">
      <w:pPr>
        <w:pStyle w:val="Heading2"/>
      </w:pPr>
      <w:r>
        <w:lastRenderedPageBreak/>
        <w:t>PRM Web Portal</w:t>
      </w:r>
    </w:p>
    <w:p w14:paraId="5A4D15F9" w14:textId="77777777" w:rsidR="00F76535" w:rsidRDefault="00957ED8" w:rsidP="00957ED8">
      <w:pPr>
        <w:pStyle w:val="Heading2"/>
        <w:rPr>
          <w:sz w:val="28"/>
          <w:szCs w:val="28"/>
        </w:rPr>
      </w:pPr>
      <w:r w:rsidRPr="00957ED8">
        <w:rPr>
          <w:sz w:val="28"/>
          <w:szCs w:val="28"/>
        </w:rPr>
        <w:t>Overview</w:t>
      </w:r>
    </w:p>
    <w:p w14:paraId="5A50DA95" w14:textId="77777777" w:rsidR="00957ED8" w:rsidRDefault="00163997" w:rsidP="00957ED8">
      <w:pPr>
        <w:rPr>
          <w:rFonts w:ascii="Times New Roman" w:hAnsi="Times New Roman" w:cs="Times New Roman"/>
          <w:sz w:val="28"/>
          <w:szCs w:val="28"/>
        </w:rPr>
      </w:pPr>
      <w:r w:rsidRPr="00B63918">
        <w:rPr>
          <w:rFonts w:ascii="Times New Roman" w:hAnsi="Times New Roman" w:cs="Times New Roman"/>
          <w:sz w:val="28"/>
          <w:szCs w:val="28"/>
        </w:rPr>
        <w:t xml:space="preserve">The PRM Web Portal </w:t>
      </w:r>
      <w:r w:rsidR="00024DE8">
        <w:rPr>
          <w:rFonts w:ascii="Times New Roman" w:hAnsi="Times New Roman" w:cs="Times New Roman"/>
          <w:sz w:val="28"/>
          <w:szCs w:val="28"/>
        </w:rPr>
        <w:t>is an application that</w:t>
      </w:r>
      <w:r w:rsidRPr="00B63918">
        <w:rPr>
          <w:rFonts w:ascii="Times New Roman" w:hAnsi="Times New Roman" w:cs="Times New Roman"/>
          <w:sz w:val="28"/>
          <w:szCs w:val="28"/>
        </w:rPr>
        <w:t xml:space="preserve"> allows the client users to view the reports for the gr</w:t>
      </w:r>
      <w:r w:rsidR="00426235">
        <w:rPr>
          <w:rFonts w:ascii="Times New Roman" w:hAnsi="Times New Roman" w:cs="Times New Roman"/>
          <w:sz w:val="28"/>
          <w:szCs w:val="28"/>
        </w:rPr>
        <w:t>oup(s) they are associated with. The application also allows the Client User Administrators to launch Client User Administration Console application, and the Client Publishers to launch Client Publisher Console application.</w:t>
      </w:r>
    </w:p>
    <w:p w14:paraId="6ADE59E5" w14:textId="77777777" w:rsidR="007D2F28" w:rsidRDefault="001F1168" w:rsidP="00957ED8">
      <w:pPr>
        <w:rPr>
          <w:rFonts w:ascii="Times New Roman" w:hAnsi="Times New Roman" w:cs="Times New Roman"/>
          <w:sz w:val="28"/>
          <w:szCs w:val="28"/>
        </w:rPr>
      </w:pPr>
      <w:r>
        <w:rPr>
          <w:rFonts w:ascii="Times New Roman" w:hAnsi="Times New Roman" w:cs="Times New Roman"/>
          <w:sz w:val="28"/>
          <w:szCs w:val="28"/>
        </w:rPr>
        <w:t xml:space="preserve">Access to the Client User Administration Console and the Client Publisher </w:t>
      </w:r>
      <w:r w:rsidR="00E07514">
        <w:rPr>
          <w:rFonts w:ascii="Times New Roman" w:hAnsi="Times New Roman" w:cs="Times New Roman"/>
          <w:sz w:val="28"/>
          <w:szCs w:val="28"/>
        </w:rPr>
        <w:t xml:space="preserve">Console requires special </w:t>
      </w:r>
      <w:r>
        <w:rPr>
          <w:rFonts w:ascii="Times New Roman" w:hAnsi="Times New Roman" w:cs="Times New Roman"/>
          <w:sz w:val="28"/>
          <w:szCs w:val="28"/>
        </w:rPr>
        <w:t>rights.  If the menu items are not visible in the web portal once successfully logged in – your account has not been granted rights for access to the additional PRM components.</w:t>
      </w:r>
    </w:p>
    <w:p w14:paraId="6F2BA93D" w14:textId="3957E4E1" w:rsidR="007D2F28" w:rsidRDefault="00D435E1" w:rsidP="00957ED8">
      <w:pPr>
        <w:rPr>
          <w:rFonts w:ascii="Times New Roman" w:hAnsi="Times New Roman" w:cs="Times New Roman"/>
          <w:sz w:val="28"/>
          <w:szCs w:val="28"/>
        </w:rPr>
      </w:pPr>
      <w:r>
        <w:rPr>
          <w:rFonts w:ascii="Times New Roman" w:hAnsi="Times New Roman" w:cs="Times New Roman"/>
          <w:sz w:val="28"/>
          <w:szCs w:val="28"/>
        </w:rPr>
        <w:t>In compliance with HIPAA</w:t>
      </w:r>
      <w:r w:rsidR="00DD108E">
        <w:rPr>
          <w:rFonts w:ascii="Times New Roman" w:hAnsi="Times New Roman" w:cs="Times New Roman"/>
          <w:sz w:val="28"/>
          <w:szCs w:val="28"/>
        </w:rPr>
        <w:t>, the</w:t>
      </w:r>
      <w:r w:rsidR="005F3295">
        <w:rPr>
          <w:rFonts w:ascii="Times New Roman" w:hAnsi="Times New Roman" w:cs="Times New Roman"/>
          <w:sz w:val="28"/>
          <w:szCs w:val="28"/>
        </w:rPr>
        <w:t xml:space="preserve"> PRM web portal will automatically log out the user af</w:t>
      </w:r>
      <w:r w:rsidR="00DD108E">
        <w:rPr>
          <w:rFonts w:ascii="Times New Roman" w:hAnsi="Times New Roman" w:cs="Times New Roman"/>
          <w:sz w:val="28"/>
          <w:szCs w:val="28"/>
        </w:rPr>
        <w:t>ter a period of user inactivi</w:t>
      </w:r>
      <w:r>
        <w:rPr>
          <w:rFonts w:ascii="Times New Roman" w:hAnsi="Times New Roman" w:cs="Times New Roman"/>
          <w:sz w:val="28"/>
          <w:szCs w:val="28"/>
        </w:rPr>
        <w:t>ty as determined by HIPAA</w:t>
      </w:r>
      <w:r w:rsidR="00DD108E">
        <w:rPr>
          <w:rFonts w:ascii="Times New Roman" w:hAnsi="Times New Roman" w:cs="Times New Roman"/>
          <w:sz w:val="28"/>
          <w:szCs w:val="28"/>
        </w:rPr>
        <w:t xml:space="preserve"> regulations.</w:t>
      </w:r>
    </w:p>
    <w:p w14:paraId="386BF7C5" w14:textId="04001539" w:rsidR="00DD108E" w:rsidRDefault="00DD108E" w:rsidP="00957ED8">
      <w:pPr>
        <w:rPr>
          <w:rFonts w:ascii="Times New Roman" w:hAnsi="Times New Roman" w:cs="Times New Roman"/>
          <w:sz w:val="28"/>
          <w:szCs w:val="28"/>
        </w:rPr>
      </w:pPr>
      <w:r>
        <w:rPr>
          <w:rFonts w:ascii="Times New Roman" w:hAnsi="Times New Roman" w:cs="Times New Roman"/>
          <w:sz w:val="28"/>
          <w:szCs w:val="28"/>
        </w:rPr>
        <w:t xml:space="preserve">Password complexity rules are governed </w:t>
      </w:r>
      <w:r w:rsidR="00D435E1">
        <w:rPr>
          <w:rFonts w:ascii="Times New Roman" w:hAnsi="Times New Roman" w:cs="Times New Roman"/>
          <w:sz w:val="28"/>
          <w:szCs w:val="28"/>
        </w:rPr>
        <w:t>by HIPAA</w:t>
      </w:r>
      <w:r>
        <w:rPr>
          <w:rFonts w:ascii="Times New Roman" w:hAnsi="Times New Roman" w:cs="Times New Roman"/>
          <w:sz w:val="28"/>
          <w:szCs w:val="28"/>
        </w:rPr>
        <w:t xml:space="preserve"> regulations and apply to user password creation for new accounts and password resets.</w:t>
      </w:r>
    </w:p>
    <w:p w14:paraId="643C6729" w14:textId="77777777" w:rsidR="00DC581E" w:rsidRDefault="00DC581E" w:rsidP="00BC3EC0">
      <w:pPr>
        <w:pStyle w:val="Heading2"/>
        <w:rPr>
          <w:sz w:val="28"/>
          <w:szCs w:val="28"/>
        </w:rPr>
      </w:pPr>
    </w:p>
    <w:p w14:paraId="68E2951D" w14:textId="77777777" w:rsidR="00E90DA3" w:rsidRPr="002A629C" w:rsidRDefault="00BC3EC0" w:rsidP="00BC3EC0">
      <w:pPr>
        <w:pStyle w:val="Heading2"/>
        <w:rPr>
          <w:sz w:val="28"/>
          <w:szCs w:val="28"/>
        </w:rPr>
      </w:pPr>
      <w:r w:rsidRPr="002A629C">
        <w:rPr>
          <w:sz w:val="28"/>
          <w:szCs w:val="28"/>
        </w:rPr>
        <w:t>Web Portal Users</w:t>
      </w:r>
    </w:p>
    <w:p w14:paraId="577F5C24" w14:textId="6AF99568" w:rsidR="00BC3EC0" w:rsidRDefault="002A629C" w:rsidP="002A629C">
      <w:pPr>
        <w:rPr>
          <w:rFonts w:ascii="Times New Roman" w:hAnsi="Times New Roman" w:cs="Times New Roman"/>
          <w:sz w:val="28"/>
          <w:szCs w:val="28"/>
        </w:rPr>
      </w:pPr>
      <w:r>
        <w:rPr>
          <w:rFonts w:ascii="Times New Roman" w:hAnsi="Times New Roman" w:cs="Times New Roman"/>
          <w:sz w:val="28"/>
          <w:szCs w:val="28"/>
        </w:rPr>
        <w:t>There are 3 kinds of user</w:t>
      </w:r>
      <w:r w:rsidR="00DC581E">
        <w:rPr>
          <w:rFonts w:ascii="Times New Roman" w:hAnsi="Times New Roman" w:cs="Times New Roman"/>
          <w:sz w:val="28"/>
          <w:szCs w:val="28"/>
        </w:rPr>
        <w:t xml:space="preserve"> permission</w:t>
      </w:r>
      <w:r>
        <w:rPr>
          <w:rFonts w:ascii="Times New Roman" w:hAnsi="Times New Roman" w:cs="Times New Roman"/>
          <w:sz w:val="28"/>
          <w:szCs w:val="28"/>
        </w:rPr>
        <w:t>s of the PRM Web Portal:</w:t>
      </w:r>
    </w:p>
    <w:p w14:paraId="4BFEAC6A" w14:textId="77777777" w:rsidR="002A629C" w:rsidRPr="002A629C" w:rsidRDefault="002A629C" w:rsidP="00DF0245">
      <w:pPr>
        <w:pStyle w:val="ListParagraph"/>
        <w:numPr>
          <w:ilvl w:val="0"/>
          <w:numId w:val="6"/>
        </w:numPr>
        <w:rPr>
          <w:rFonts w:ascii="Times New Roman" w:hAnsi="Times New Roman"/>
          <w:sz w:val="28"/>
          <w:szCs w:val="28"/>
        </w:rPr>
      </w:pPr>
      <w:r w:rsidRPr="002A629C">
        <w:rPr>
          <w:rFonts w:ascii="Times New Roman" w:hAnsi="Times New Roman"/>
          <w:sz w:val="28"/>
          <w:szCs w:val="28"/>
        </w:rPr>
        <w:t>Client Users</w:t>
      </w:r>
    </w:p>
    <w:p w14:paraId="04294876" w14:textId="77777777" w:rsidR="002A629C" w:rsidRPr="002A629C" w:rsidRDefault="002A629C" w:rsidP="00DF0245">
      <w:pPr>
        <w:pStyle w:val="ListParagraph"/>
        <w:numPr>
          <w:ilvl w:val="0"/>
          <w:numId w:val="6"/>
        </w:numPr>
        <w:rPr>
          <w:rFonts w:ascii="Times New Roman" w:hAnsi="Times New Roman"/>
          <w:sz w:val="28"/>
          <w:szCs w:val="28"/>
        </w:rPr>
      </w:pPr>
      <w:r w:rsidRPr="002A629C">
        <w:rPr>
          <w:rFonts w:ascii="Times New Roman" w:hAnsi="Times New Roman"/>
          <w:sz w:val="28"/>
          <w:szCs w:val="28"/>
        </w:rPr>
        <w:t>Client User Administrators</w:t>
      </w:r>
    </w:p>
    <w:p w14:paraId="3ECD8433" w14:textId="77777777" w:rsidR="002A629C" w:rsidRDefault="002A629C" w:rsidP="00DF0245">
      <w:pPr>
        <w:pStyle w:val="ListParagraph"/>
        <w:numPr>
          <w:ilvl w:val="0"/>
          <w:numId w:val="6"/>
        </w:numPr>
        <w:rPr>
          <w:rFonts w:ascii="Times New Roman" w:hAnsi="Times New Roman"/>
          <w:sz w:val="28"/>
          <w:szCs w:val="28"/>
        </w:rPr>
      </w:pPr>
      <w:r w:rsidRPr="002A629C">
        <w:rPr>
          <w:rFonts w:ascii="Times New Roman" w:hAnsi="Times New Roman"/>
          <w:sz w:val="28"/>
          <w:szCs w:val="28"/>
        </w:rPr>
        <w:t>Client Publisher Administrators</w:t>
      </w:r>
    </w:p>
    <w:p w14:paraId="6D556E3E" w14:textId="7C4E738C" w:rsidR="00D932EF" w:rsidRDefault="00DC581E" w:rsidP="00D932EF">
      <w:pPr>
        <w:rPr>
          <w:rFonts w:ascii="Times New Roman" w:hAnsi="Times New Roman"/>
          <w:sz w:val="28"/>
          <w:szCs w:val="28"/>
        </w:rPr>
      </w:pPr>
      <w:r>
        <w:rPr>
          <w:rFonts w:ascii="Times New Roman" w:hAnsi="Times New Roman"/>
          <w:sz w:val="28"/>
          <w:szCs w:val="28"/>
        </w:rPr>
        <w:t>A user’s access to various features described in this guide will depend on the user’s permissions</w:t>
      </w:r>
    </w:p>
    <w:p w14:paraId="017338F0" w14:textId="77777777" w:rsidR="00D932EF" w:rsidRPr="00D932EF" w:rsidRDefault="00D932EF" w:rsidP="00D932EF">
      <w:pPr>
        <w:rPr>
          <w:rFonts w:ascii="Times New Roman" w:hAnsi="Times New Roman"/>
          <w:sz w:val="28"/>
          <w:szCs w:val="28"/>
        </w:rPr>
      </w:pPr>
    </w:p>
    <w:p w14:paraId="3C5BFEC4" w14:textId="77777777" w:rsidR="002B7190" w:rsidRDefault="002F185D" w:rsidP="002F185D">
      <w:pPr>
        <w:pStyle w:val="Heading2"/>
        <w:rPr>
          <w:sz w:val="28"/>
          <w:szCs w:val="28"/>
        </w:rPr>
      </w:pPr>
      <w:r w:rsidRPr="002F185D">
        <w:rPr>
          <w:sz w:val="28"/>
          <w:szCs w:val="28"/>
        </w:rPr>
        <w:t xml:space="preserve">Client </w:t>
      </w:r>
      <w:r w:rsidR="00705F0E">
        <w:rPr>
          <w:sz w:val="28"/>
          <w:szCs w:val="28"/>
        </w:rPr>
        <w:t>User</w:t>
      </w:r>
    </w:p>
    <w:p w14:paraId="30498C28" w14:textId="77777777" w:rsidR="001A21BD" w:rsidRDefault="00FD3520" w:rsidP="00DF0245">
      <w:pPr>
        <w:pStyle w:val="Heading2"/>
        <w:numPr>
          <w:ilvl w:val="0"/>
          <w:numId w:val="7"/>
        </w:numPr>
        <w:rPr>
          <w:b w:val="0"/>
          <w:sz w:val="28"/>
          <w:szCs w:val="28"/>
        </w:rPr>
      </w:pPr>
      <w:r>
        <w:rPr>
          <w:b w:val="0"/>
          <w:sz w:val="28"/>
          <w:szCs w:val="28"/>
        </w:rPr>
        <w:t>Login to the Web Portal [password must be a minimum of 8 characters; one uppercase letter, a number and a special character].</w:t>
      </w:r>
    </w:p>
    <w:p w14:paraId="66639A96" w14:textId="77777777" w:rsidR="00D932EF" w:rsidRDefault="00D932EF" w:rsidP="00AF7CA2">
      <w:pPr>
        <w:pStyle w:val="Heading2"/>
        <w:ind w:left="720"/>
        <w:rPr>
          <w:noProof/>
        </w:rPr>
      </w:pPr>
    </w:p>
    <w:p w14:paraId="162E6B93" w14:textId="77777777" w:rsidR="00AF7CA2" w:rsidRDefault="00AF7CA2" w:rsidP="00AF7CA2">
      <w:pPr>
        <w:pStyle w:val="Heading2"/>
        <w:ind w:left="720"/>
        <w:rPr>
          <w:b w:val="0"/>
          <w:sz w:val="28"/>
          <w:szCs w:val="28"/>
        </w:rPr>
      </w:pPr>
      <w:r>
        <w:rPr>
          <w:noProof/>
        </w:rPr>
        <w:drawing>
          <wp:inline distT="0" distB="0" distL="0" distR="0" wp14:anchorId="51A7200E" wp14:editId="1385AD4E">
            <wp:extent cx="5943600" cy="369062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690620"/>
                    </a:xfrm>
                    <a:prstGeom prst="rect">
                      <a:avLst/>
                    </a:prstGeom>
                  </pic:spPr>
                </pic:pic>
              </a:graphicData>
            </a:graphic>
          </wp:inline>
        </w:drawing>
      </w:r>
    </w:p>
    <w:p w14:paraId="0DE19C47" w14:textId="77777777" w:rsidR="00AF7CA2" w:rsidRDefault="00AF7CA2" w:rsidP="00033579"/>
    <w:p w14:paraId="23351A46" w14:textId="77777777" w:rsidR="00D932EF" w:rsidRDefault="00D932EF" w:rsidP="00D932EF">
      <w:pPr>
        <w:pStyle w:val="ListParagraph"/>
        <w:numPr>
          <w:ilvl w:val="0"/>
          <w:numId w:val="7"/>
        </w:numPr>
        <w:rPr>
          <w:rFonts w:ascii="Times New Roman" w:eastAsia="Times New Roman" w:hAnsi="Times New Roman"/>
          <w:bCs/>
          <w:sz w:val="28"/>
          <w:szCs w:val="28"/>
        </w:rPr>
      </w:pPr>
      <w:r w:rsidRPr="00D932EF">
        <w:rPr>
          <w:rFonts w:ascii="Times New Roman" w:eastAsia="Times New Roman" w:hAnsi="Times New Roman"/>
          <w:bCs/>
          <w:sz w:val="28"/>
          <w:szCs w:val="28"/>
        </w:rPr>
        <w:t xml:space="preserve">After logging in you see the </w:t>
      </w:r>
      <w:r w:rsidRPr="008434E4">
        <w:rPr>
          <w:rFonts w:ascii="Times New Roman" w:eastAsia="Times New Roman" w:hAnsi="Times New Roman"/>
          <w:b/>
          <w:bCs/>
          <w:sz w:val="28"/>
          <w:szCs w:val="28"/>
        </w:rPr>
        <w:t>Web Portal console</w:t>
      </w:r>
      <w:r w:rsidRPr="00D932EF">
        <w:rPr>
          <w:rFonts w:ascii="Times New Roman" w:eastAsia="Times New Roman" w:hAnsi="Times New Roman"/>
          <w:bCs/>
          <w:sz w:val="28"/>
          <w:szCs w:val="28"/>
        </w:rPr>
        <w:t>.</w:t>
      </w:r>
    </w:p>
    <w:p w14:paraId="28EF0350" w14:textId="1E8C7951" w:rsidR="00D932EF" w:rsidRPr="00D932EF" w:rsidRDefault="00DE4A24" w:rsidP="00D932EF">
      <w:pPr>
        <w:pStyle w:val="ListParagraph"/>
        <w:rPr>
          <w:rFonts w:ascii="Times New Roman" w:eastAsia="Times New Roman" w:hAnsi="Times New Roman"/>
          <w:bCs/>
          <w:sz w:val="28"/>
          <w:szCs w:val="28"/>
        </w:rPr>
      </w:pPr>
      <w:r w:rsidRPr="00DE4A24">
        <w:rPr>
          <w:rFonts w:ascii="Times New Roman" w:eastAsia="Times New Roman" w:hAnsi="Times New Roman"/>
          <w:bCs/>
          <w:noProof/>
          <w:sz w:val="28"/>
          <w:szCs w:val="28"/>
        </w:rPr>
        <w:lastRenderedPageBreak/>
        <w:drawing>
          <wp:inline distT="0" distB="0" distL="0" distR="0" wp14:anchorId="0E16C90F" wp14:editId="697ABF44">
            <wp:extent cx="5943600" cy="46577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657725"/>
                    </a:xfrm>
                    <a:prstGeom prst="rect">
                      <a:avLst/>
                    </a:prstGeom>
                  </pic:spPr>
                </pic:pic>
              </a:graphicData>
            </a:graphic>
          </wp:inline>
        </w:drawing>
      </w:r>
    </w:p>
    <w:p w14:paraId="7763D966" w14:textId="77777777" w:rsidR="00736025" w:rsidRDefault="00736025" w:rsidP="008434E4"/>
    <w:p w14:paraId="0C72D854" w14:textId="3609FCFF" w:rsidR="008434E4" w:rsidRPr="008434E4" w:rsidRDefault="00736025" w:rsidP="008434E4">
      <w:pPr>
        <w:pStyle w:val="ListParagraph"/>
        <w:numPr>
          <w:ilvl w:val="0"/>
          <w:numId w:val="11"/>
        </w:numPr>
      </w:pPr>
      <w:r w:rsidRPr="00AA277C">
        <w:rPr>
          <w:rFonts w:ascii="Times New Roman" w:hAnsi="Times New Roman"/>
          <w:sz w:val="28"/>
          <w:szCs w:val="28"/>
        </w:rPr>
        <w:t xml:space="preserve">Clicking on </w:t>
      </w:r>
      <w:r w:rsidRPr="00AA277C">
        <w:rPr>
          <w:rFonts w:ascii="Times New Roman" w:hAnsi="Times New Roman"/>
          <w:b/>
          <w:sz w:val="28"/>
          <w:szCs w:val="28"/>
        </w:rPr>
        <w:t xml:space="preserve">Products </w:t>
      </w:r>
      <w:r w:rsidRPr="00AA277C">
        <w:rPr>
          <w:rFonts w:ascii="Times New Roman" w:hAnsi="Times New Roman"/>
          <w:sz w:val="28"/>
          <w:szCs w:val="28"/>
        </w:rPr>
        <w:t>will reveal a list of reports available to licensed users.</w:t>
      </w:r>
    </w:p>
    <w:p w14:paraId="2CE1BF12" w14:textId="77777777" w:rsidR="00736025" w:rsidRPr="007F0F78" w:rsidRDefault="00D932EF" w:rsidP="00D932EF">
      <w:pPr>
        <w:pStyle w:val="ListParagraph"/>
        <w:numPr>
          <w:ilvl w:val="0"/>
          <w:numId w:val="7"/>
        </w:numPr>
      </w:pPr>
      <w:r>
        <w:rPr>
          <w:rFonts w:ascii="Times New Roman" w:hAnsi="Times New Roman"/>
          <w:sz w:val="28"/>
          <w:szCs w:val="28"/>
        </w:rPr>
        <w:t xml:space="preserve">Clicking on </w:t>
      </w:r>
      <w:r w:rsidR="00736025">
        <w:rPr>
          <w:rFonts w:ascii="Times New Roman" w:hAnsi="Times New Roman"/>
          <w:sz w:val="28"/>
          <w:szCs w:val="28"/>
        </w:rPr>
        <w:t>the individual report</w:t>
      </w:r>
      <w:r w:rsidR="00230381">
        <w:rPr>
          <w:rFonts w:ascii="Times New Roman" w:hAnsi="Times New Roman"/>
          <w:sz w:val="28"/>
          <w:szCs w:val="28"/>
        </w:rPr>
        <w:t xml:space="preserve"> icon</w:t>
      </w:r>
      <w:r w:rsidR="00736025">
        <w:rPr>
          <w:rFonts w:ascii="Times New Roman" w:hAnsi="Times New Roman"/>
          <w:sz w:val="28"/>
          <w:szCs w:val="28"/>
        </w:rPr>
        <w:t xml:space="preserve"> will launch that report.</w:t>
      </w:r>
    </w:p>
    <w:p w14:paraId="6B6BE3FD" w14:textId="1F226DDD" w:rsidR="00230381" w:rsidRPr="007F0F78" w:rsidRDefault="00230381" w:rsidP="00D932EF">
      <w:pPr>
        <w:pStyle w:val="ListParagraph"/>
        <w:numPr>
          <w:ilvl w:val="0"/>
          <w:numId w:val="7"/>
        </w:numPr>
      </w:pPr>
      <w:r>
        <w:rPr>
          <w:rFonts w:ascii="Times New Roman" w:hAnsi="Times New Roman"/>
          <w:sz w:val="28"/>
          <w:szCs w:val="28"/>
        </w:rPr>
        <w:t xml:space="preserve">Clicking on </w:t>
      </w:r>
      <w:r w:rsidR="00DC581E">
        <w:rPr>
          <w:rFonts w:ascii="Times New Roman" w:hAnsi="Times New Roman"/>
          <w:sz w:val="28"/>
          <w:szCs w:val="28"/>
        </w:rPr>
        <w:t xml:space="preserve">the </w:t>
      </w:r>
      <w:r>
        <w:rPr>
          <w:rFonts w:ascii="Times New Roman" w:hAnsi="Times New Roman"/>
          <w:sz w:val="28"/>
          <w:szCs w:val="28"/>
        </w:rPr>
        <w:t>“</w:t>
      </w:r>
      <w:r w:rsidRPr="00AA277C">
        <w:rPr>
          <w:rFonts w:ascii="Times New Roman" w:hAnsi="Times New Roman"/>
          <w:b/>
          <w:sz w:val="28"/>
          <w:szCs w:val="28"/>
        </w:rPr>
        <w:t>View User Guide</w:t>
      </w:r>
      <w:r>
        <w:rPr>
          <w:rFonts w:ascii="Times New Roman" w:hAnsi="Times New Roman"/>
          <w:sz w:val="28"/>
          <w:szCs w:val="28"/>
        </w:rPr>
        <w:t xml:space="preserve">” </w:t>
      </w:r>
      <w:r w:rsidR="00DC581E">
        <w:rPr>
          <w:rFonts w:ascii="Times New Roman" w:hAnsi="Times New Roman"/>
          <w:sz w:val="28"/>
          <w:szCs w:val="28"/>
        </w:rPr>
        <w:t xml:space="preserve">link </w:t>
      </w:r>
      <w:r>
        <w:rPr>
          <w:rFonts w:ascii="Times New Roman" w:hAnsi="Times New Roman"/>
          <w:sz w:val="28"/>
          <w:szCs w:val="28"/>
        </w:rPr>
        <w:t>will display the user guide associated with the report.  Not all reports have an associated user guide.</w:t>
      </w:r>
    </w:p>
    <w:p w14:paraId="619DA118" w14:textId="7F6618DB" w:rsidR="00A33CEC" w:rsidRPr="00A33CEC" w:rsidRDefault="00A33CEC" w:rsidP="00A33CEC">
      <w:pPr>
        <w:pStyle w:val="ListParagraph"/>
        <w:numPr>
          <w:ilvl w:val="0"/>
          <w:numId w:val="7"/>
        </w:numPr>
      </w:pPr>
      <w:r>
        <w:rPr>
          <w:rFonts w:ascii="Times New Roman" w:hAnsi="Times New Roman"/>
          <w:sz w:val="28"/>
          <w:szCs w:val="28"/>
        </w:rPr>
        <w:t xml:space="preserve">In the event that a user receives </w:t>
      </w:r>
      <w:r w:rsidR="00712FA8" w:rsidRPr="00A33CEC">
        <w:rPr>
          <w:rFonts w:ascii="Times New Roman" w:hAnsi="Times New Roman"/>
          <w:sz w:val="28"/>
          <w:szCs w:val="28"/>
        </w:rPr>
        <w:t>the “</w:t>
      </w:r>
      <w:r w:rsidR="00712FA8" w:rsidRPr="00AA277C">
        <w:rPr>
          <w:rFonts w:ascii="Times New Roman" w:hAnsi="Times New Roman"/>
          <w:b/>
          <w:sz w:val="28"/>
          <w:szCs w:val="28"/>
        </w:rPr>
        <w:t>Report Not Available</w:t>
      </w:r>
      <w:r w:rsidR="00712FA8" w:rsidRPr="00A33CEC">
        <w:rPr>
          <w:rFonts w:ascii="Times New Roman" w:hAnsi="Times New Roman"/>
          <w:sz w:val="28"/>
          <w:szCs w:val="28"/>
        </w:rPr>
        <w:t xml:space="preserve">” icon for a report, </w:t>
      </w:r>
      <w:r>
        <w:rPr>
          <w:rFonts w:ascii="Times New Roman" w:hAnsi="Times New Roman"/>
          <w:sz w:val="28"/>
          <w:szCs w:val="28"/>
        </w:rPr>
        <w:t>they</w:t>
      </w:r>
      <w:r w:rsidR="00712FA8" w:rsidRPr="00A33CEC">
        <w:rPr>
          <w:rFonts w:ascii="Times New Roman" w:hAnsi="Times New Roman"/>
          <w:sz w:val="28"/>
          <w:szCs w:val="28"/>
        </w:rPr>
        <w:t xml:space="preserve"> should send a support request to </w:t>
      </w:r>
      <w:r w:rsidR="006C4CD7">
        <w:rPr>
          <w:rFonts w:ascii="Times New Roman" w:hAnsi="Times New Roman"/>
          <w:b/>
          <w:sz w:val="28"/>
          <w:szCs w:val="28"/>
        </w:rPr>
        <w:t>PRM</w:t>
      </w:r>
      <w:r w:rsidRPr="00AA277C">
        <w:rPr>
          <w:rFonts w:ascii="Times New Roman" w:hAnsi="Times New Roman"/>
          <w:b/>
          <w:sz w:val="28"/>
          <w:szCs w:val="28"/>
        </w:rPr>
        <w:t xml:space="preserve"> </w:t>
      </w:r>
      <w:r w:rsidR="006C4CD7" w:rsidRPr="00AA277C">
        <w:rPr>
          <w:rFonts w:ascii="Times New Roman" w:hAnsi="Times New Roman"/>
          <w:b/>
          <w:sz w:val="28"/>
          <w:szCs w:val="28"/>
        </w:rPr>
        <w:t>Support</w:t>
      </w:r>
      <w:r w:rsidR="006C4CD7">
        <w:rPr>
          <w:rFonts w:ascii="Times New Roman" w:hAnsi="Times New Roman"/>
          <w:sz w:val="28"/>
          <w:szCs w:val="28"/>
        </w:rPr>
        <w:t xml:space="preserve"> </w:t>
      </w:r>
      <w:r w:rsidR="006C4CD7">
        <w:rPr>
          <w:rFonts w:asciiTheme="minorHAnsi" w:hAnsiTheme="minorHAnsi" w:cstheme="minorBidi"/>
        </w:rPr>
        <w:t>by</w:t>
      </w:r>
      <w:r w:rsidRPr="00A33CEC">
        <w:rPr>
          <w:rFonts w:ascii="Times New Roman" w:hAnsi="Times New Roman"/>
          <w:sz w:val="28"/>
          <w:szCs w:val="28"/>
        </w:rPr>
        <w:t xml:space="preserve"> email: </w:t>
      </w:r>
      <w:hyperlink r:id="rId11" w:history="1">
        <w:r w:rsidRPr="00512E9C">
          <w:rPr>
            <w:rStyle w:val="Hyperlink"/>
            <w:rFonts w:ascii="Times New Roman" w:hAnsi="Times New Roman"/>
            <w:sz w:val="28"/>
            <w:szCs w:val="28"/>
          </w:rPr>
          <w:t>prm.support@milliman.com</w:t>
        </w:r>
      </w:hyperlink>
      <w:r>
        <w:rPr>
          <w:rFonts w:ascii="Times New Roman" w:hAnsi="Times New Roman"/>
          <w:sz w:val="28"/>
          <w:szCs w:val="28"/>
        </w:rPr>
        <w:t xml:space="preserve">  to </w:t>
      </w:r>
      <w:r w:rsidR="00712FA8" w:rsidRPr="00A33CEC">
        <w:rPr>
          <w:rFonts w:ascii="Times New Roman" w:hAnsi="Times New Roman"/>
          <w:sz w:val="28"/>
          <w:szCs w:val="28"/>
        </w:rPr>
        <w:t>inquire why they cannot see the report.</w:t>
      </w:r>
    </w:p>
    <w:p w14:paraId="0629414C" w14:textId="77777777" w:rsidR="00A33CEC" w:rsidRPr="00A33CEC" w:rsidRDefault="00A33CEC" w:rsidP="00A33CEC">
      <w:pPr>
        <w:pStyle w:val="ListParagraph"/>
      </w:pPr>
    </w:p>
    <w:p w14:paraId="43AF1778" w14:textId="36DAA907" w:rsidR="00712FA8" w:rsidRPr="00A33CEC" w:rsidRDefault="00552AB9" w:rsidP="00552AB9">
      <w:pPr>
        <w:jc w:val="center"/>
        <w:rPr>
          <w:rFonts w:ascii="Calibri" w:hAnsi="Calibri"/>
        </w:rPr>
      </w:pPr>
      <w:r w:rsidRPr="00552AB9">
        <w:rPr>
          <w:noProof/>
        </w:rPr>
        <w:drawing>
          <wp:inline distT="0" distB="0" distL="0" distR="0" wp14:anchorId="69857C6D" wp14:editId="41034E2B">
            <wp:extent cx="1638529" cy="1076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38529" cy="1076475"/>
                    </a:xfrm>
                    <a:prstGeom prst="rect">
                      <a:avLst/>
                    </a:prstGeom>
                  </pic:spPr>
                </pic:pic>
              </a:graphicData>
            </a:graphic>
          </wp:inline>
        </w:drawing>
      </w:r>
    </w:p>
    <w:p w14:paraId="7E30CFFA" w14:textId="1F8507B6" w:rsidR="00AF7CA2" w:rsidRDefault="008434E4" w:rsidP="008434E4">
      <w:pPr>
        <w:pStyle w:val="ListParagraph"/>
        <w:numPr>
          <w:ilvl w:val="0"/>
          <w:numId w:val="7"/>
        </w:numPr>
        <w:rPr>
          <w:rFonts w:ascii="Times New Roman" w:hAnsi="Times New Roman"/>
          <w:sz w:val="28"/>
          <w:szCs w:val="28"/>
        </w:rPr>
      </w:pPr>
      <w:r>
        <w:rPr>
          <w:rFonts w:ascii="Times New Roman" w:hAnsi="Times New Roman"/>
          <w:sz w:val="28"/>
          <w:szCs w:val="28"/>
        </w:rPr>
        <w:lastRenderedPageBreak/>
        <w:t xml:space="preserve">Clicking on the </w:t>
      </w:r>
      <w:r w:rsidRPr="008434E4">
        <w:rPr>
          <w:rFonts w:ascii="Times New Roman" w:hAnsi="Times New Roman"/>
          <w:b/>
          <w:sz w:val="28"/>
          <w:szCs w:val="28"/>
        </w:rPr>
        <w:t>Profile</w:t>
      </w:r>
      <w:r>
        <w:rPr>
          <w:rFonts w:ascii="Times New Roman" w:hAnsi="Times New Roman"/>
          <w:b/>
          <w:sz w:val="28"/>
          <w:szCs w:val="28"/>
        </w:rPr>
        <w:t xml:space="preserve"> </w:t>
      </w:r>
      <w:r>
        <w:rPr>
          <w:rFonts w:ascii="Times New Roman" w:hAnsi="Times New Roman"/>
          <w:sz w:val="28"/>
          <w:szCs w:val="28"/>
        </w:rPr>
        <w:t xml:space="preserve">tab allows a user to view </w:t>
      </w:r>
      <w:r w:rsidR="00DC581E">
        <w:rPr>
          <w:rFonts w:ascii="Times New Roman" w:hAnsi="Times New Roman"/>
          <w:sz w:val="28"/>
          <w:szCs w:val="28"/>
        </w:rPr>
        <w:t xml:space="preserve">their account </w:t>
      </w:r>
      <w:r>
        <w:rPr>
          <w:rFonts w:ascii="Times New Roman" w:hAnsi="Times New Roman"/>
          <w:sz w:val="28"/>
          <w:szCs w:val="28"/>
        </w:rPr>
        <w:t>profile information, including name, email address, phone number and password recovery settings including security questions.</w:t>
      </w:r>
    </w:p>
    <w:p w14:paraId="31A798F1" w14:textId="77777777" w:rsidR="00736025" w:rsidRDefault="00736025" w:rsidP="008434E4">
      <w:pPr>
        <w:pStyle w:val="ListParagraph"/>
        <w:numPr>
          <w:ilvl w:val="0"/>
          <w:numId w:val="7"/>
        </w:numPr>
        <w:rPr>
          <w:rFonts w:ascii="Times New Roman" w:hAnsi="Times New Roman"/>
          <w:sz w:val="28"/>
          <w:szCs w:val="28"/>
        </w:rPr>
      </w:pPr>
      <w:r>
        <w:rPr>
          <w:rFonts w:ascii="Times New Roman" w:hAnsi="Times New Roman"/>
          <w:sz w:val="28"/>
          <w:szCs w:val="28"/>
        </w:rPr>
        <w:t>You may also use the profile to change your password.</w:t>
      </w:r>
    </w:p>
    <w:p w14:paraId="05A3176B" w14:textId="77777777" w:rsidR="008434E4" w:rsidRDefault="008434E4" w:rsidP="008434E4">
      <w:pPr>
        <w:pStyle w:val="ListParagraph"/>
        <w:rPr>
          <w:rFonts w:ascii="Times New Roman" w:hAnsi="Times New Roman"/>
          <w:sz w:val="28"/>
          <w:szCs w:val="28"/>
        </w:rPr>
      </w:pPr>
    </w:p>
    <w:p w14:paraId="5CC60A62" w14:textId="1BDD4848" w:rsidR="008434E4" w:rsidRPr="008434E4" w:rsidRDefault="00A43BBD" w:rsidP="008434E4">
      <w:pPr>
        <w:pStyle w:val="ListParagraph"/>
        <w:rPr>
          <w:rFonts w:ascii="Times New Roman" w:hAnsi="Times New Roman"/>
          <w:sz w:val="28"/>
          <w:szCs w:val="28"/>
        </w:rPr>
      </w:pPr>
      <w:r w:rsidRPr="00A43BBD">
        <w:rPr>
          <w:rFonts w:ascii="Times New Roman" w:hAnsi="Times New Roman"/>
          <w:noProof/>
          <w:sz w:val="28"/>
          <w:szCs w:val="28"/>
        </w:rPr>
        <w:drawing>
          <wp:inline distT="0" distB="0" distL="0" distR="0" wp14:anchorId="132AA4F6" wp14:editId="686223A2">
            <wp:extent cx="5943600" cy="35045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04565"/>
                    </a:xfrm>
                    <a:prstGeom prst="rect">
                      <a:avLst/>
                    </a:prstGeom>
                  </pic:spPr>
                </pic:pic>
              </a:graphicData>
            </a:graphic>
          </wp:inline>
        </w:drawing>
      </w:r>
    </w:p>
    <w:p w14:paraId="34893961" w14:textId="77777777" w:rsidR="00AF7CA2" w:rsidRDefault="00AF7CA2" w:rsidP="00705F0E">
      <w:pPr>
        <w:pStyle w:val="Heading2"/>
        <w:rPr>
          <w:sz w:val="28"/>
          <w:szCs w:val="28"/>
        </w:rPr>
      </w:pPr>
    </w:p>
    <w:p w14:paraId="0F6B07AC" w14:textId="6843B332" w:rsidR="00086562" w:rsidRDefault="004A1159" w:rsidP="00265281">
      <w:pPr>
        <w:pStyle w:val="ListParagraph"/>
        <w:numPr>
          <w:ilvl w:val="0"/>
          <w:numId w:val="7"/>
        </w:numPr>
        <w:spacing w:before="100" w:beforeAutospacing="1" w:after="100" w:afterAutospacing="1" w:line="240" w:lineRule="auto"/>
        <w:rPr>
          <w:rFonts w:ascii="Times New Roman" w:eastAsia="Times New Roman" w:hAnsi="Times New Roman"/>
          <w:bCs/>
          <w:color w:val="000000"/>
          <w:sz w:val="28"/>
          <w:szCs w:val="28"/>
        </w:rPr>
      </w:pPr>
      <w:r w:rsidRPr="004A1159">
        <w:rPr>
          <w:rFonts w:ascii="Times New Roman" w:eastAsia="Times New Roman" w:hAnsi="Times New Roman"/>
          <w:bCs/>
          <w:sz w:val="28"/>
          <w:szCs w:val="28"/>
        </w:rPr>
        <w:t>Moving your mouse over the “Help” menu item will display three additional items in the dropdown</w:t>
      </w:r>
      <w:r w:rsidR="00DC581E" w:rsidRPr="00DC581E">
        <w:rPr>
          <w:rFonts w:ascii="Times New Roman" w:eastAsia="Times New Roman" w:hAnsi="Times New Roman"/>
          <w:bCs/>
          <w:sz w:val="28"/>
          <w:szCs w:val="28"/>
        </w:rPr>
        <w:t xml:space="preserve">. </w:t>
      </w:r>
      <w:r w:rsidR="00DE4A24" w:rsidRPr="00DE4A24">
        <w:rPr>
          <w:rFonts w:ascii="Times New Roman" w:eastAsia="Times New Roman" w:hAnsi="Times New Roman"/>
          <w:bCs/>
          <w:noProof/>
          <w:color w:val="000000"/>
          <w:sz w:val="28"/>
          <w:szCs w:val="28"/>
        </w:rPr>
        <w:drawing>
          <wp:inline distT="0" distB="0" distL="0" distR="0" wp14:anchorId="565C807E" wp14:editId="53C92546">
            <wp:extent cx="5943600" cy="24390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39035"/>
                    </a:xfrm>
                    <a:prstGeom prst="rect">
                      <a:avLst/>
                    </a:prstGeom>
                  </pic:spPr>
                </pic:pic>
              </a:graphicData>
            </a:graphic>
          </wp:inline>
        </w:drawing>
      </w:r>
    </w:p>
    <w:p w14:paraId="62CCACE1" w14:textId="1E55AEDA" w:rsidR="004A1159" w:rsidRDefault="004A1159" w:rsidP="00265281">
      <w:pPr>
        <w:pStyle w:val="ListParagraph"/>
        <w:numPr>
          <w:ilvl w:val="0"/>
          <w:numId w:val="7"/>
        </w:numPr>
        <w:spacing w:before="100" w:beforeAutospacing="1" w:after="100" w:afterAutospacing="1" w:line="240" w:lineRule="auto"/>
        <w:rPr>
          <w:rFonts w:ascii="Times New Roman" w:eastAsia="Times New Roman" w:hAnsi="Times New Roman"/>
          <w:bCs/>
          <w:color w:val="000000"/>
          <w:sz w:val="28"/>
          <w:szCs w:val="28"/>
        </w:rPr>
      </w:pPr>
      <w:r>
        <w:rPr>
          <w:rFonts w:ascii="Times New Roman" w:eastAsia="Times New Roman" w:hAnsi="Times New Roman"/>
          <w:bCs/>
          <w:sz w:val="28"/>
          <w:szCs w:val="28"/>
        </w:rPr>
        <w:lastRenderedPageBreak/>
        <w:t>The first item “User Guide” displays the document you are reading.</w:t>
      </w:r>
    </w:p>
    <w:p w14:paraId="5821A30E" w14:textId="234BE0F4" w:rsidR="004A1159" w:rsidRDefault="004A1159" w:rsidP="00265281">
      <w:pPr>
        <w:pStyle w:val="ListParagraph"/>
        <w:numPr>
          <w:ilvl w:val="0"/>
          <w:numId w:val="7"/>
        </w:numPr>
        <w:spacing w:before="100" w:beforeAutospacing="1" w:after="100" w:afterAutospacing="1" w:line="240" w:lineRule="auto"/>
        <w:rPr>
          <w:rFonts w:ascii="Times New Roman" w:eastAsia="Times New Roman" w:hAnsi="Times New Roman"/>
          <w:bCs/>
          <w:color w:val="000000"/>
          <w:sz w:val="28"/>
          <w:szCs w:val="28"/>
        </w:rPr>
      </w:pPr>
      <w:r w:rsidRPr="00086562">
        <w:rPr>
          <w:rFonts w:ascii="Times New Roman" w:eastAsia="Times New Roman" w:hAnsi="Times New Roman"/>
          <w:bCs/>
          <w:color w:val="000000"/>
          <w:sz w:val="28"/>
          <w:szCs w:val="28"/>
        </w:rPr>
        <w:t xml:space="preserve">Clicking on the </w:t>
      </w:r>
      <w:r>
        <w:rPr>
          <w:rFonts w:ascii="Times New Roman" w:eastAsia="Times New Roman" w:hAnsi="Times New Roman"/>
          <w:bCs/>
          <w:color w:val="000000"/>
          <w:sz w:val="28"/>
          <w:szCs w:val="28"/>
        </w:rPr>
        <w:t>“</w:t>
      </w:r>
      <w:r w:rsidRPr="004A1159">
        <w:rPr>
          <w:rFonts w:ascii="Times New Roman" w:eastAsia="Times New Roman" w:hAnsi="Times New Roman"/>
          <w:bCs/>
          <w:color w:val="000000"/>
          <w:sz w:val="28"/>
          <w:szCs w:val="28"/>
        </w:rPr>
        <w:t>Suppor</w:t>
      </w:r>
      <w:r>
        <w:rPr>
          <w:rFonts w:ascii="Times New Roman" w:eastAsia="Times New Roman" w:hAnsi="Times New Roman"/>
          <w:bCs/>
          <w:color w:val="000000"/>
          <w:sz w:val="28"/>
          <w:szCs w:val="28"/>
        </w:rPr>
        <w:t>t”</w:t>
      </w:r>
      <w:r w:rsidRPr="00086562">
        <w:rPr>
          <w:rFonts w:ascii="Times New Roman" w:eastAsia="Times New Roman" w:hAnsi="Times New Roman"/>
          <w:bCs/>
          <w:color w:val="000000"/>
          <w:sz w:val="28"/>
          <w:szCs w:val="28"/>
        </w:rPr>
        <w:t xml:space="preserve"> link </w:t>
      </w:r>
      <w:r>
        <w:rPr>
          <w:rFonts w:ascii="Times New Roman" w:eastAsia="Times New Roman" w:hAnsi="Times New Roman"/>
          <w:bCs/>
          <w:color w:val="000000"/>
          <w:sz w:val="28"/>
          <w:szCs w:val="28"/>
        </w:rPr>
        <w:t xml:space="preserve">will launch your default email client to send an email </w:t>
      </w:r>
      <w:r w:rsidRPr="00086562">
        <w:rPr>
          <w:rFonts w:ascii="Times New Roman" w:eastAsia="Times New Roman" w:hAnsi="Times New Roman"/>
          <w:bCs/>
          <w:color w:val="000000"/>
          <w:sz w:val="28"/>
          <w:szCs w:val="28"/>
        </w:rPr>
        <w:t xml:space="preserve">to the PRM Support Team </w:t>
      </w:r>
      <w:r>
        <w:rPr>
          <w:rFonts w:ascii="Times New Roman" w:eastAsia="Times New Roman" w:hAnsi="Times New Roman"/>
          <w:bCs/>
          <w:color w:val="000000"/>
          <w:sz w:val="28"/>
          <w:szCs w:val="28"/>
        </w:rPr>
        <w:t xml:space="preserve">- </w:t>
      </w:r>
      <w:r w:rsidRPr="00086562">
        <w:rPr>
          <w:rFonts w:ascii="Times New Roman" w:eastAsia="Times New Roman" w:hAnsi="Times New Roman"/>
          <w:bCs/>
          <w:color w:val="000000"/>
          <w:sz w:val="28"/>
          <w:szCs w:val="28"/>
        </w:rPr>
        <w:t xml:space="preserve">at </w:t>
      </w:r>
      <w:hyperlink r:id="rId15" w:history="1">
        <w:r w:rsidRPr="00086562">
          <w:rPr>
            <w:rStyle w:val="Hyperlink"/>
            <w:rFonts w:ascii="Times New Roman" w:eastAsia="Times New Roman" w:hAnsi="Times New Roman"/>
            <w:bCs/>
            <w:sz w:val="28"/>
            <w:szCs w:val="28"/>
          </w:rPr>
          <w:t>prm.support@milliman.com</w:t>
        </w:r>
      </w:hyperlink>
      <w:r w:rsidRPr="00086562">
        <w:rPr>
          <w:rFonts w:ascii="Times New Roman" w:eastAsia="Times New Roman" w:hAnsi="Times New Roman"/>
          <w:bCs/>
          <w:color w:val="000000"/>
          <w:sz w:val="28"/>
          <w:szCs w:val="28"/>
        </w:rPr>
        <w:t xml:space="preserve"> </w:t>
      </w:r>
    </w:p>
    <w:p w14:paraId="5018AEED" w14:textId="5D6B4049" w:rsidR="004A1159" w:rsidRPr="004A1159" w:rsidRDefault="004A1159" w:rsidP="00265281">
      <w:pPr>
        <w:pStyle w:val="ListParagraph"/>
        <w:numPr>
          <w:ilvl w:val="0"/>
          <w:numId w:val="7"/>
        </w:numPr>
        <w:spacing w:before="100" w:beforeAutospacing="1" w:after="100" w:afterAutospacing="1" w:line="240" w:lineRule="auto"/>
        <w:rPr>
          <w:rFonts w:ascii="Times New Roman" w:eastAsia="Times New Roman" w:hAnsi="Times New Roman"/>
          <w:bCs/>
          <w:color w:val="000000"/>
          <w:sz w:val="28"/>
          <w:szCs w:val="28"/>
        </w:rPr>
      </w:pPr>
      <w:r>
        <w:rPr>
          <w:rFonts w:ascii="Times New Roman" w:eastAsia="Times New Roman" w:hAnsi="Times New Roman"/>
          <w:bCs/>
          <w:color w:val="000000"/>
          <w:sz w:val="28"/>
          <w:szCs w:val="28"/>
        </w:rPr>
        <w:t xml:space="preserve">The “About </w:t>
      </w:r>
      <w:r w:rsidR="00406DB0">
        <w:rPr>
          <w:rFonts w:ascii="Times New Roman" w:eastAsia="Times New Roman" w:hAnsi="Times New Roman"/>
          <w:bCs/>
          <w:color w:val="000000"/>
          <w:sz w:val="28"/>
          <w:szCs w:val="28"/>
        </w:rPr>
        <w:t>Milliman</w:t>
      </w:r>
      <w:r>
        <w:rPr>
          <w:rFonts w:ascii="Times New Roman" w:eastAsia="Times New Roman" w:hAnsi="Times New Roman"/>
          <w:bCs/>
          <w:color w:val="000000"/>
          <w:sz w:val="28"/>
          <w:szCs w:val="28"/>
        </w:rPr>
        <w:t>” item will navigate to the Milliman home page.</w:t>
      </w:r>
    </w:p>
    <w:p w14:paraId="087291BA" w14:textId="77777777" w:rsidR="004A1159" w:rsidRDefault="004A1159" w:rsidP="004A1159">
      <w:pPr>
        <w:pStyle w:val="ListParagraph"/>
        <w:spacing w:before="100" w:beforeAutospacing="1" w:after="100" w:afterAutospacing="1" w:line="240" w:lineRule="auto"/>
        <w:rPr>
          <w:rFonts w:ascii="Times New Roman" w:eastAsia="Times New Roman" w:hAnsi="Times New Roman"/>
          <w:bCs/>
          <w:color w:val="000000"/>
          <w:sz w:val="28"/>
          <w:szCs w:val="28"/>
        </w:rPr>
      </w:pPr>
    </w:p>
    <w:p w14:paraId="18120543" w14:textId="77777777" w:rsidR="00086562" w:rsidRDefault="00086562" w:rsidP="00086562">
      <w:pPr>
        <w:pStyle w:val="ListParagraph"/>
        <w:spacing w:before="100" w:beforeAutospacing="1" w:after="100" w:afterAutospacing="1" w:line="240" w:lineRule="auto"/>
        <w:rPr>
          <w:rFonts w:ascii="Times New Roman" w:eastAsia="Times New Roman" w:hAnsi="Times New Roman"/>
          <w:bCs/>
          <w:color w:val="000000"/>
          <w:sz w:val="28"/>
          <w:szCs w:val="28"/>
        </w:rPr>
      </w:pPr>
    </w:p>
    <w:p w14:paraId="0660A287" w14:textId="77777777" w:rsidR="00086562" w:rsidRPr="00086562" w:rsidRDefault="00086562" w:rsidP="00086562">
      <w:pPr>
        <w:spacing w:before="100" w:beforeAutospacing="1" w:after="100" w:afterAutospacing="1" w:line="240" w:lineRule="auto"/>
        <w:rPr>
          <w:rFonts w:ascii="Times New Roman" w:eastAsia="Times New Roman" w:hAnsi="Times New Roman"/>
          <w:bCs/>
          <w:color w:val="000000"/>
          <w:sz w:val="28"/>
          <w:szCs w:val="28"/>
        </w:rPr>
      </w:pPr>
    </w:p>
    <w:p w14:paraId="4447B796" w14:textId="77777777" w:rsidR="000E6F1B" w:rsidRDefault="000E6F1B" w:rsidP="00086562">
      <w:pPr>
        <w:spacing w:before="100" w:beforeAutospacing="1" w:after="100" w:afterAutospacing="1" w:line="240" w:lineRule="auto"/>
        <w:rPr>
          <w:rFonts w:ascii="Times New Roman" w:eastAsia="Times New Roman" w:hAnsi="Times New Roman"/>
          <w:bCs/>
          <w:color w:val="000000"/>
          <w:sz w:val="28"/>
          <w:szCs w:val="28"/>
        </w:rPr>
      </w:pPr>
    </w:p>
    <w:p w14:paraId="0E5AC538" w14:textId="77777777" w:rsidR="000E6F1B" w:rsidRDefault="000E6F1B" w:rsidP="00086562">
      <w:pPr>
        <w:spacing w:before="100" w:beforeAutospacing="1" w:after="100" w:afterAutospacing="1" w:line="240" w:lineRule="auto"/>
        <w:rPr>
          <w:rFonts w:ascii="Times New Roman" w:eastAsia="Times New Roman" w:hAnsi="Times New Roman"/>
          <w:bCs/>
          <w:color w:val="000000"/>
          <w:sz w:val="28"/>
          <w:szCs w:val="28"/>
        </w:rPr>
      </w:pPr>
    </w:p>
    <w:p w14:paraId="4B4CB302" w14:textId="77777777" w:rsidR="000E6F1B" w:rsidRDefault="000E6F1B" w:rsidP="00086562">
      <w:pPr>
        <w:spacing w:before="100" w:beforeAutospacing="1" w:after="100" w:afterAutospacing="1" w:line="240" w:lineRule="auto"/>
        <w:rPr>
          <w:rFonts w:ascii="Times New Roman" w:eastAsia="Times New Roman" w:hAnsi="Times New Roman"/>
          <w:bCs/>
          <w:color w:val="000000"/>
          <w:sz w:val="28"/>
          <w:szCs w:val="28"/>
        </w:rPr>
      </w:pPr>
    </w:p>
    <w:p w14:paraId="587C405F" w14:textId="77777777" w:rsidR="000E6F1B" w:rsidRDefault="000E6F1B" w:rsidP="00086562">
      <w:pPr>
        <w:spacing w:before="100" w:beforeAutospacing="1" w:after="100" w:afterAutospacing="1" w:line="240" w:lineRule="auto"/>
        <w:rPr>
          <w:rFonts w:ascii="Times New Roman" w:eastAsia="Times New Roman" w:hAnsi="Times New Roman"/>
          <w:bCs/>
          <w:color w:val="000000"/>
          <w:sz w:val="28"/>
          <w:szCs w:val="28"/>
        </w:rPr>
      </w:pPr>
    </w:p>
    <w:p w14:paraId="31BE64E3" w14:textId="77777777" w:rsidR="000E6F1B" w:rsidRDefault="000E6F1B" w:rsidP="00086562">
      <w:pPr>
        <w:spacing w:before="100" w:beforeAutospacing="1" w:after="100" w:afterAutospacing="1" w:line="240" w:lineRule="auto"/>
        <w:rPr>
          <w:rFonts w:ascii="Times New Roman" w:eastAsia="Times New Roman" w:hAnsi="Times New Roman"/>
          <w:bCs/>
          <w:color w:val="000000"/>
          <w:sz w:val="28"/>
          <w:szCs w:val="28"/>
        </w:rPr>
      </w:pPr>
    </w:p>
    <w:p w14:paraId="70313346" w14:textId="77777777" w:rsidR="00086562" w:rsidRPr="00086562" w:rsidRDefault="00086562" w:rsidP="00086562">
      <w:pPr>
        <w:spacing w:before="100" w:beforeAutospacing="1" w:after="100" w:afterAutospacing="1" w:line="240" w:lineRule="auto"/>
        <w:rPr>
          <w:rFonts w:ascii="Times New Roman" w:eastAsia="Times New Roman" w:hAnsi="Times New Roman"/>
          <w:bCs/>
          <w:color w:val="000000"/>
          <w:sz w:val="28"/>
          <w:szCs w:val="28"/>
        </w:rPr>
      </w:pPr>
      <w:r>
        <w:rPr>
          <w:rFonts w:ascii="Times New Roman" w:eastAsia="Times New Roman" w:hAnsi="Times New Roman"/>
          <w:bCs/>
          <w:noProof/>
          <w:color w:val="000000"/>
          <w:sz w:val="28"/>
          <w:szCs w:val="28"/>
        </w:rPr>
        <w:lastRenderedPageBreak/>
        <w:drawing>
          <wp:inline distT="0" distB="0" distL="0" distR="0" wp14:anchorId="4D4FE285" wp14:editId="0CB1F018">
            <wp:extent cx="5943600" cy="4513352"/>
            <wp:effectExtent l="0" t="0" r="0" b="1905"/>
            <wp:docPr id="26" name="Picture 26" descr="C:\Users\Bob.Brault\Desktop\PRM Help 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ob.Brault\Desktop\PRM Help Scree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513352"/>
                    </a:xfrm>
                    <a:prstGeom prst="rect">
                      <a:avLst/>
                    </a:prstGeom>
                    <a:noFill/>
                    <a:ln>
                      <a:noFill/>
                    </a:ln>
                  </pic:spPr>
                </pic:pic>
              </a:graphicData>
            </a:graphic>
          </wp:inline>
        </w:drawing>
      </w:r>
    </w:p>
    <w:p w14:paraId="2A890A54" w14:textId="77777777" w:rsidR="00086562" w:rsidRDefault="00086562" w:rsidP="00086562">
      <w:pPr>
        <w:pStyle w:val="ListParagraph"/>
        <w:spacing w:before="100" w:beforeAutospacing="1" w:after="100" w:afterAutospacing="1" w:line="240" w:lineRule="auto"/>
        <w:rPr>
          <w:rFonts w:ascii="Times New Roman" w:eastAsia="Times New Roman" w:hAnsi="Times New Roman"/>
          <w:bCs/>
          <w:color w:val="000000"/>
          <w:sz w:val="28"/>
          <w:szCs w:val="28"/>
        </w:rPr>
      </w:pPr>
    </w:p>
    <w:p w14:paraId="665E02C4" w14:textId="77777777" w:rsidR="000E6F1B" w:rsidRDefault="000E6F1B" w:rsidP="00086562">
      <w:pPr>
        <w:pStyle w:val="ListParagraph"/>
        <w:spacing w:before="100" w:beforeAutospacing="1" w:after="100" w:afterAutospacing="1" w:line="240" w:lineRule="auto"/>
        <w:rPr>
          <w:rFonts w:ascii="Times New Roman" w:eastAsia="Times New Roman" w:hAnsi="Times New Roman"/>
          <w:bCs/>
          <w:color w:val="000000"/>
          <w:sz w:val="28"/>
          <w:szCs w:val="28"/>
        </w:rPr>
      </w:pPr>
    </w:p>
    <w:p w14:paraId="3F9D19A1" w14:textId="77777777" w:rsidR="000E6F1B" w:rsidRDefault="000E6F1B" w:rsidP="00086562">
      <w:pPr>
        <w:pStyle w:val="ListParagraph"/>
        <w:spacing w:before="100" w:beforeAutospacing="1" w:after="100" w:afterAutospacing="1" w:line="240" w:lineRule="auto"/>
        <w:rPr>
          <w:rFonts w:ascii="Times New Roman" w:eastAsia="Times New Roman" w:hAnsi="Times New Roman"/>
          <w:bCs/>
          <w:color w:val="000000"/>
          <w:sz w:val="28"/>
          <w:szCs w:val="28"/>
        </w:rPr>
      </w:pPr>
    </w:p>
    <w:p w14:paraId="08ED1C12" w14:textId="77777777" w:rsidR="000E6F1B" w:rsidRDefault="000E6F1B" w:rsidP="00086562">
      <w:pPr>
        <w:pStyle w:val="ListParagraph"/>
        <w:spacing w:before="100" w:beforeAutospacing="1" w:after="100" w:afterAutospacing="1" w:line="240" w:lineRule="auto"/>
        <w:rPr>
          <w:rFonts w:ascii="Times New Roman" w:eastAsia="Times New Roman" w:hAnsi="Times New Roman"/>
          <w:bCs/>
          <w:color w:val="000000"/>
          <w:sz w:val="28"/>
          <w:szCs w:val="28"/>
        </w:rPr>
      </w:pPr>
    </w:p>
    <w:p w14:paraId="0B5A8535" w14:textId="77777777" w:rsidR="000E6F1B" w:rsidRDefault="000E6F1B" w:rsidP="00086562">
      <w:pPr>
        <w:pStyle w:val="ListParagraph"/>
        <w:spacing w:before="100" w:beforeAutospacing="1" w:after="100" w:afterAutospacing="1" w:line="240" w:lineRule="auto"/>
        <w:rPr>
          <w:rFonts w:ascii="Times New Roman" w:eastAsia="Times New Roman" w:hAnsi="Times New Roman"/>
          <w:bCs/>
          <w:color w:val="000000"/>
          <w:sz w:val="28"/>
          <w:szCs w:val="28"/>
        </w:rPr>
      </w:pPr>
    </w:p>
    <w:p w14:paraId="2AB4EB3E" w14:textId="77777777" w:rsidR="000E6F1B" w:rsidRDefault="000E6F1B" w:rsidP="00086562">
      <w:pPr>
        <w:pStyle w:val="ListParagraph"/>
        <w:spacing w:before="100" w:beforeAutospacing="1" w:after="100" w:afterAutospacing="1" w:line="240" w:lineRule="auto"/>
        <w:rPr>
          <w:rFonts w:ascii="Times New Roman" w:eastAsia="Times New Roman" w:hAnsi="Times New Roman"/>
          <w:bCs/>
          <w:color w:val="000000"/>
          <w:sz w:val="28"/>
          <w:szCs w:val="28"/>
        </w:rPr>
      </w:pPr>
    </w:p>
    <w:p w14:paraId="79B16AB5" w14:textId="77777777" w:rsidR="000E6F1B" w:rsidRDefault="000E6F1B" w:rsidP="00086562">
      <w:pPr>
        <w:pStyle w:val="ListParagraph"/>
        <w:spacing w:before="100" w:beforeAutospacing="1" w:after="100" w:afterAutospacing="1" w:line="240" w:lineRule="auto"/>
        <w:rPr>
          <w:rFonts w:ascii="Times New Roman" w:eastAsia="Times New Roman" w:hAnsi="Times New Roman"/>
          <w:bCs/>
          <w:color w:val="000000"/>
          <w:sz w:val="28"/>
          <w:szCs w:val="28"/>
        </w:rPr>
      </w:pPr>
    </w:p>
    <w:p w14:paraId="2657A302" w14:textId="77777777" w:rsidR="000E6F1B" w:rsidRDefault="000E6F1B" w:rsidP="00086562">
      <w:pPr>
        <w:pStyle w:val="ListParagraph"/>
        <w:spacing w:before="100" w:beforeAutospacing="1" w:after="100" w:afterAutospacing="1" w:line="240" w:lineRule="auto"/>
        <w:rPr>
          <w:rFonts w:ascii="Times New Roman" w:eastAsia="Times New Roman" w:hAnsi="Times New Roman"/>
          <w:bCs/>
          <w:color w:val="000000"/>
          <w:sz w:val="28"/>
          <w:szCs w:val="28"/>
        </w:rPr>
      </w:pPr>
    </w:p>
    <w:p w14:paraId="0B1543F2" w14:textId="77777777" w:rsidR="000E6F1B" w:rsidRDefault="000E6F1B" w:rsidP="00086562">
      <w:pPr>
        <w:pStyle w:val="ListParagraph"/>
        <w:spacing w:before="100" w:beforeAutospacing="1" w:after="100" w:afterAutospacing="1" w:line="240" w:lineRule="auto"/>
        <w:rPr>
          <w:rFonts w:ascii="Times New Roman" w:eastAsia="Times New Roman" w:hAnsi="Times New Roman"/>
          <w:bCs/>
          <w:color w:val="000000"/>
          <w:sz w:val="28"/>
          <w:szCs w:val="28"/>
        </w:rPr>
      </w:pPr>
    </w:p>
    <w:p w14:paraId="49DC4194" w14:textId="77777777" w:rsidR="000E6F1B" w:rsidRDefault="000E6F1B" w:rsidP="00086562">
      <w:pPr>
        <w:pStyle w:val="ListParagraph"/>
        <w:spacing w:before="100" w:beforeAutospacing="1" w:after="100" w:afterAutospacing="1" w:line="240" w:lineRule="auto"/>
        <w:rPr>
          <w:rFonts w:ascii="Times New Roman" w:eastAsia="Times New Roman" w:hAnsi="Times New Roman"/>
          <w:bCs/>
          <w:color w:val="000000"/>
          <w:sz w:val="28"/>
          <w:szCs w:val="28"/>
        </w:rPr>
      </w:pPr>
    </w:p>
    <w:p w14:paraId="21CC9A1E" w14:textId="77777777" w:rsidR="000E6F1B" w:rsidRDefault="000E6F1B" w:rsidP="00086562">
      <w:pPr>
        <w:pStyle w:val="ListParagraph"/>
        <w:spacing w:before="100" w:beforeAutospacing="1" w:after="100" w:afterAutospacing="1" w:line="240" w:lineRule="auto"/>
        <w:rPr>
          <w:rFonts w:ascii="Times New Roman" w:eastAsia="Times New Roman" w:hAnsi="Times New Roman"/>
          <w:bCs/>
          <w:color w:val="000000"/>
          <w:sz w:val="28"/>
          <w:szCs w:val="28"/>
        </w:rPr>
      </w:pPr>
    </w:p>
    <w:p w14:paraId="41413216" w14:textId="77777777" w:rsidR="000E6F1B" w:rsidRDefault="000E6F1B" w:rsidP="00086562">
      <w:pPr>
        <w:pStyle w:val="ListParagraph"/>
        <w:spacing w:before="100" w:beforeAutospacing="1" w:after="100" w:afterAutospacing="1" w:line="240" w:lineRule="auto"/>
        <w:rPr>
          <w:rFonts w:ascii="Times New Roman" w:eastAsia="Times New Roman" w:hAnsi="Times New Roman"/>
          <w:bCs/>
          <w:color w:val="000000"/>
          <w:sz w:val="28"/>
          <w:szCs w:val="28"/>
        </w:rPr>
      </w:pPr>
    </w:p>
    <w:p w14:paraId="7D2B50E0" w14:textId="32206D38" w:rsidR="00D947A5" w:rsidRDefault="00086562" w:rsidP="00086562">
      <w:pPr>
        <w:pStyle w:val="ListParagraph"/>
        <w:numPr>
          <w:ilvl w:val="0"/>
          <w:numId w:val="7"/>
        </w:numPr>
        <w:spacing w:before="100" w:beforeAutospacing="1" w:after="100" w:afterAutospacing="1" w:line="240" w:lineRule="auto"/>
        <w:rPr>
          <w:rFonts w:ascii="Times New Roman" w:eastAsia="Times New Roman" w:hAnsi="Times New Roman"/>
          <w:bCs/>
          <w:color w:val="000000"/>
          <w:sz w:val="28"/>
          <w:szCs w:val="28"/>
        </w:rPr>
      </w:pPr>
      <w:r w:rsidRPr="00086562">
        <w:rPr>
          <w:rFonts w:ascii="Times New Roman" w:eastAsia="Times New Roman" w:hAnsi="Times New Roman"/>
          <w:bCs/>
          <w:color w:val="000000"/>
          <w:sz w:val="28"/>
          <w:szCs w:val="28"/>
        </w:rPr>
        <w:t xml:space="preserve">Clicking on the </w:t>
      </w:r>
      <w:r w:rsidRPr="00086562">
        <w:rPr>
          <w:rFonts w:ascii="Times New Roman" w:eastAsia="Times New Roman" w:hAnsi="Times New Roman"/>
          <w:b/>
          <w:bCs/>
          <w:color w:val="000000"/>
          <w:sz w:val="28"/>
          <w:szCs w:val="28"/>
        </w:rPr>
        <w:t>User Administration</w:t>
      </w:r>
      <w:r w:rsidRPr="00086562">
        <w:rPr>
          <w:rFonts w:ascii="Times New Roman" w:eastAsia="Times New Roman" w:hAnsi="Times New Roman"/>
          <w:bCs/>
          <w:color w:val="000000"/>
          <w:sz w:val="28"/>
          <w:szCs w:val="28"/>
        </w:rPr>
        <w:t xml:space="preserve"> </w:t>
      </w:r>
      <w:r w:rsidR="00797432">
        <w:rPr>
          <w:rFonts w:ascii="Times New Roman" w:eastAsia="Times New Roman" w:hAnsi="Times New Roman"/>
          <w:bCs/>
          <w:color w:val="000000"/>
          <w:sz w:val="28"/>
          <w:szCs w:val="28"/>
        </w:rPr>
        <w:t>menu item</w:t>
      </w:r>
      <w:r w:rsidR="005263F2">
        <w:rPr>
          <w:rFonts w:ascii="Times New Roman" w:eastAsia="Times New Roman" w:hAnsi="Times New Roman"/>
          <w:bCs/>
          <w:color w:val="000000"/>
          <w:sz w:val="28"/>
          <w:szCs w:val="28"/>
        </w:rPr>
        <w:t xml:space="preserve"> </w:t>
      </w:r>
      <w:r w:rsidR="001C7365">
        <w:rPr>
          <w:rFonts w:ascii="Times New Roman" w:eastAsia="Times New Roman" w:hAnsi="Times New Roman"/>
          <w:bCs/>
          <w:color w:val="000000"/>
          <w:sz w:val="28"/>
          <w:szCs w:val="28"/>
        </w:rPr>
        <w:t>will navigate the</w:t>
      </w:r>
      <w:r w:rsidR="005F3295">
        <w:rPr>
          <w:rFonts w:ascii="Times New Roman" w:eastAsia="Times New Roman" w:hAnsi="Times New Roman"/>
          <w:bCs/>
          <w:color w:val="000000"/>
          <w:sz w:val="28"/>
          <w:szCs w:val="28"/>
        </w:rPr>
        <w:t xml:space="preserve"> </w:t>
      </w:r>
      <w:r w:rsidR="001C7365">
        <w:rPr>
          <w:rFonts w:ascii="Times New Roman" w:eastAsia="Times New Roman" w:hAnsi="Times New Roman"/>
          <w:bCs/>
          <w:color w:val="000000"/>
          <w:sz w:val="28"/>
          <w:szCs w:val="28"/>
        </w:rPr>
        <w:t xml:space="preserve">user to </w:t>
      </w:r>
      <w:r w:rsidR="005F3295">
        <w:rPr>
          <w:rFonts w:ascii="Times New Roman" w:eastAsia="Times New Roman" w:hAnsi="Times New Roman"/>
          <w:bCs/>
          <w:color w:val="000000"/>
          <w:sz w:val="28"/>
          <w:szCs w:val="28"/>
        </w:rPr>
        <w:t xml:space="preserve">the </w:t>
      </w:r>
      <w:r w:rsidR="001C7365">
        <w:rPr>
          <w:rFonts w:ascii="Times New Roman" w:eastAsia="Times New Roman" w:hAnsi="Times New Roman"/>
          <w:bCs/>
          <w:color w:val="000000"/>
          <w:sz w:val="28"/>
          <w:szCs w:val="28"/>
        </w:rPr>
        <w:t>Client User Administration Console</w:t>
      </w:r>
      <w:r w:rsidR="00797432">
        <w:rPr>
          <w:rFonts w:ascii="Times New Roman" w:eastAsia="Times New Roman" w:hAnsi="Times New Roman"/>
          <w:bCs/>
          <w:color w:val="000000"/>
          <w:sz w:val="28"/>
          <w:szCs w:val="28"/>
        </w:rPr>
        <w:t xml:space="preserve"> - i</w:t>
      </w:r>
      <w:r w:rsidR="001C7365">
        <w:rPr>
          <w:rFonts w:ascii="Times New Roman" w:eastAsia="Times New Roman" w:hAnsi="Times New Roman"/>
          <w:bCs/>
          <w:color w:val="000000"/>
          <w:sz w:val="28"/>
          <w:szCs w:val="28"/>
        </w:rPr>
        <w:t xml:space="preserve">f user is authorized to administer only one group otherwise if </w:t>
      </w:r>
      <w:r w:rsidR="005F3295">
        <w:rPr>
          <w:rFonts w:ascii="Times New Roman" w:eastAsia="Times New Roman" w:hAnsi="Times New Roman"/>
          <w:bCs/>
          <w:color w:val="000000"/>
          <w:sz w:val="28"/>
          <w:szCs w:val="28"/>
        </w:rPr>
        <w:t xml:space="preserve">the </w:t>
      </w:r>
      <w:r w:rsidR="001C7365">
        <w:rPr>
          <w:rFonts w:ascii="Times New Roman" w:eastAsia="Times New Roman" w:hAnsi="Times New Roman"/>
          <w:bCs/>
          <w:color w:val="000000"/>
          <w:sz w:val="28"/>
          <w:szCs w:val="28"/>
        </w:rPr>
        <w:t>user is authorized to administer multiple groups then click</w:t>
      </w:r>
      <w:r w:rsidR="00320105">
        <w:rPr>
          <w:rFonts w:ascii="Times New Roman" w:eastAsia="Times New Roman" w:hAnsi="Times New Roman"/>
          <w:bCs/>
          <w:color w:val="000000"/>
          <w:sz w:val="28"/>
          <w:szCs w:val="28"/>
        </w:rPr>
        <w:t>ing</w:t>
      </w:r>
      <w:r w:rsidR="001C7365">
        <w:rPr>
          <w:rFonts w:ascii="Times New Roman" w:eastAsia="Times New Roman" w:hAnsi="Times New Roman"/>
          <w:bCs/>
          <w:color w:val="000000"/>
          <w:sz w:val="28"/>
          <w:szCs w:val="28"/>
        </w:rPr>
        <w:t xml:space="preserve"> on </w:t>
      </w:r>
      <w:r w:rsidR="005F3295">
        <w:rPr>
          <w:rFonts w:ascii="Times New Roman" w:eastAsia="Times New Roman" w:hAnsi="Times New Roman"/>
          <w:bCs/>
          <w:color w:val="000000"/>
          <w:sz w:val="28"/>
          <w:szCs w:val="28"/>
        </w:rPr>
        <w:t xml:space="preserve">the </w:t>
      </w:r>
      <w:r w:rsidR="001C7365" w:rsidRPr="001C7365">
        <w:rPr>
          <w:rFonts w:ascii="Times New Roman" w:eastAsia="Times New Roman" w:hAnsi="Times New Roman"/>
          <w:b/>
          <w:bCs/>
          <w:color w:val="000000"/>
          <w:sz w:val="28"/>
          <w:szCs w:val="28"/>
        </w:rPr>
        <w:t>User Administration</w:t>
      </w:r>
      <w:r w:rsidR="001C7365">
        <w:rPr>
          <w:rFonts w:ascii="Times New Roman" w:eastAsia="Times New Roman" w:hAnsi="Times New Roman"/>
          <w:bCs/>
          <w:color w:val="000000"/>
          <w:sz w:val="28"/>
          <w:szCs w:val="28"/>
        </w:rPr>
        <w:t xml:space="preserve"> </w:t>
      </w:r>
      <w:r w:rsidR="00797432">
        <w:rPr>
          <w:rFonts w:ascii="Times New Roman" w:eastAsia="Times New Roman" w:hAnsi="Times New Roman"/>
          <w:bCs/>
          <w:color w:val="000000"/>
          <w:sz w:val="28"/>
          <w:szCs w:val="28"/>
        </w:rPr>
        <w:t>menu item</w:t>
      </w:r>
      <w:r w:rsidRPr="00086562">
        <w:rPr>
          <w:rFonts w:ascii="Times New Roman" w:eastAsia="Times New Roman" w:hAnsi="Times New Roman"/>
          <w:bCs/>
          <w:color w:val="000000"/>
          <w:sz w:val="28"/>
          <w:szCs w:val="28"/>
        </w:rPr>
        <w:t xml:space="preserve"> </w:t>
      </w:r>
      <w:r>
        <w:rPr>
          <w:rFonts w:ascii="Times New Roman" w:eastAsia="Times New Roman" w:hAnsi="Times New Roman"/>
          <w:bCs/>
          <w:color w:val="000000"/>
          <w:sz w:val="28"/>
          <w:szCs w:val="28"/>
        </w:rPr>
        <w:t xml:space="preserve">gives the user a scroll down list of </w:t>
      </w:r>
      <w:r w:rsidR="00736025">
        <w:rPr>
          <w:rFonts w:ascii="Times New Roman" w:eastAsia="Times New Roman" w:hAnsi="Times New Roman"/>
          <w:bCs/>
          <w:color w:val="000000"/>
          <w:sz w:val="28"/>
          <w:szCs w:val="28"/>
        </w:rPr>
        <w:t>groups</w:t>
      </w:r>
      <w:r w:rsidR="00230381">
        <w:rPr>
          <w:rFonts w:ascii="Times New Roman" w:eastAsia="Times New Roman" w:hAnsi="Times New Roman"/>
          <w:bCs/>
          <w:color w:val="000000"/>
          <w:sz w:val="28"/>
          <w:szCs w:val="28"/>
        </w:rPr>
        <w:t xml:space="preserve"> the user has permission to administer</w:t>
      </w:r>
      <w:r>
        <w:rPr>
          <w:rFonts w:ascii="Times New Roman" w:eastAsia="Times New Roman" w:hAnsi="Times New Roman"/>
          <w:bCs/>
          <w:color w:val="000000"/>
          <w:sz w:val="28"/>
          <w:szCs w:val="28"/>
        </w:rPr>
        <w:t xml:space="preserve">.  </w:t>
      </w:r>
    </w:p>
    <w:p w14:paraId="01CAAE3F" w14:textId="5DF607EF" w:rsidR="00736025" w:rsidRPr="00A52FF6" w:rsidRDefault="00A52FF6" w:rsidP="00A52FF6">
      <w:pPr>
        <w:spacing w:before="100" w:beforeAutospacing="1" w:after="100" w:afterAutospacing="1" w:line="240" w:lineRule="auto"/>
        <w:rPr>
          <w:rFonts w:ascii="Times New Roman" w:eastAsia="Times New Roman" w:hAnsi="Times New Roman"/>
          <w:bCs/>
          <w:color w:val="000000"/>
          <w:sz w:val="28"/>
          <w:szCs w:val="28"/>
          <w:rPrChange w:id="0" w:author="Michael Reisz" w:date="2017-02-15T13:14:00Z">
            <w:rPr/>
          </w:rPrChange>
        </w:rPr>
        <w:pPrChange w:id="1" w:author="Michael Reisz" w:date="2017-02-15T13:14:00Z">
          <w:pPr>
            <w:pStyle w:val="ListParagraph"/>
            <w:spacing w:before="100" w:beforeAutospacing="1" w:after="100" w:afterAutospacing="1" w:line="240" w:lineRule="auto"/>
          </w:pPr>
        </w:pPrChange>
      </w:pPr>
      <w:ins w:id="2" w:author="Michael Reisz" w:date="2017-02-15T13:14:00Z">
        <w:r w:rsidRPr="00A52FF6">
          <w:rPr>
            <w:rFonts w:ascii="Times New Roman" w:eastAsia="Times New Roman" w:hAnsi="Times New Roman"/>
            <w:bCs/>
            <w:color w:val="000000"/>
            <w:sz w:val="28"/>
            <w:szCs w:val="28"/>
          </w:rPr>
          <w:lastRenderedPageBreak/>
          <w:drawing>
            <wp:inline distT="0" distB="0" distL="0" distR="0" wp14:anchorId="429B43E6" wp14:editId="3D46F75B">
              <wp:extent cx="5988996" cy="3599156"/>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99710" cy="3605595"/>
                      </a:xfrm>
                      <a:prstGeom prst="rect">
                        <a:avLst/>
                      </a:prstGeom>
                    </pic:spPr>
                  </pic:pic>
                </a:graphicData>
              </a:graphic>
            </wp:inline>
          </w:drawing>
        </w:r>
      </w:ins>
    </w:p>
    <w:p w14:paraId="578B4695" w14:textId="74DF7AC3" w:rsidR="00086562" w:rsidRDefault="0087002A" w:rsidP="00086562">
      <w:pPr>
        <w:spacing w:before="100" w:beforeAutospacing="1" w:after="100" w:afterAutospacing="1" w:line="240" w:lineRule="auto"/>
        <w:rPr>
          <w:rFonts w:ascii="Times New Roman" w:eastAsia="Times New Roman" w:hAnsi="Times New Roman"/>
          <w:bCs/>
          <w:color w:val="000000"/>
          <w:sz w:val="28"/>
          <w:szCs w:val="28"/>
        </w:rPr>
      </w:pPr>
      <w:del w:id="3" w:author="Michael Reisz" w:date="2017-02-15T13:15:00Z">
        <w:r w:rsidRPr="0087002A" w:rsidDel="00A52FF6">
          <w:rPr>
            <w:rFonts w:ascii="Times New Roman" w:eastAsia="Times New Roman" w:hAnsi="Times New Roman"/>
            <w:bCs/>
            <w:noProof/>
            <w:color w:val="000000"/>
            <w:sz w:val="28"/>
            <w:szCs w:val="28"/>
          </w:rPr>
          <w:drawing>
            <wp:inline distT="0" distB="0" distL="0" distR="0" wp14:anchorId="404F3C5C" wp14:editId="3C758E91">
              <wp:extent cx="5943600" cy="3571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71240"/>
                      </a:xfrm>
                      <a:prstGeom prst="rect">
                        <a:avLst/>
                      </a:prstGeom>
                    </pic:spPr>
                  </pic:pic>
                </a:graphicData>
              </a:graphic>
            </wp:inline>
          </w:drawing>
        </w:r>
      </w:del>
    </w:p>
    <w:p w14:paraId="151F959B" w14:textId="77777777" w:rsidR="00736025" w:rsidRDefault="00736025" w:rsidP="00736025">
      <w:pPr>
        <w:pStyle w:val="ListParagraph"/>
        <w:spacing w:before="100" w:beforeAutospacing="1" w:after="100" w:afterAutospacing="1" w:line="240" w:lineRule="auto"/>
        <w:rPr>
          <w:rFonts w:ascii="Times New Roman" w:eastAsia="Times New Roman" w:hAnsi="Times New Roman"/>
          <w:bCs/>
          <w:color w:val="000000"/>
          <w:sz w:val="28"/>
          <w:szCs w:val="28"/>
        </w:rPr>
      </w:pPr>
    </w:p>
    <w:p w14:paraId="77BB0CC2" w14:textId="77777777" w:rsidR="00736025" w:rsidRDefault="00736025" w:rsidP="00736025">
      <w:pPr>
        <w:pStyle w:val="ListParagraph"/>
        <w:spacing w:before="100" w:beforeAutospacing="1" w:after="100" w:afterAutospacing="1" w:line="240" w:lineRule="auto"/>
        <w:rPr>
          <w:rFonts w:ascii="Times New Roman" w:eastAsia="Times New Roman" w:hAnsi="Times New Roman"/>
          <w:bCs/>
          <w:color w:val="000000"/>
          <w:sz w:val="28"/>
          <w:szCs w:val="28"/>
        </w:rPr>
      </w:pPr>
    </w:p>
    <w:p w14:paraId="5DE56A2F" w14:textId="77777777" w:rsidR="00736025" w:rsidRPr="00736025" w:rsidRDefault="00736025" w:rsidP="00736025">
      <w:pPr>
        <w:spacing w:before="100" w:beforeAutospacing="1" w:after="100" w:afterAutospacing="1" w:line="240" w:lineRule="auto"/>
        <w:ind w:left="360"/>
        <w:rPr>
          <w:rFonts w:ascii="Times New Roman" w:eastAsia="Times New Roman" w:hAnsi="Times New Roman"/>
          <w:bCs/>
          <w:color w:val="000000"/>
          <w:sz w:val="28"/>
          <w:szCs w:val="28"/>
        </w:rPr>
      </w:pPr>
    </w:p>
    <w:p w14:paraId="452762B8" w14:textId="77777777" w:rsidR="00736025" w:rsidRDefault="00736025" w:rsidP="00736025">
      <w:pPr>
        <w:pStyle w:val="ListParagraph"/>
        <w:spacing w:before="100" w:beforeAutospacing="1" w:after="100" w:afterAutospacing="1" w:line="240" w:lineRule="auto"/>
        <w:rPr>
          <w:rFonts w:ascii="Times New Roman" w:eastAsia="Times New Roman" w:hAnsi="Times New Roman"/>
          <w:bCs/>
          <w:color w:val="000000"/>
          <w:sz w:val="28"/>
          <w:szCs w:val="28"/>
        </w:rPr>
      </w:pPr>
    </w:p>
    <w:p w14:paraId="1302F7ED" w14:textId="77777777" w:rsidR="00736025" w:rsidRPr="00736025" w:rsidRDefault="00736025" w:rsidP="00736025">
      <w:pPr>
        <w:spacing w:before="100" w:beforeAutospacing="1" w:after="100" w:afterAutospacing="1" w:line="240" w:lineRule="auto"/>
        <w:ind w:left="360"/>
        <w:rPr>
          <w:rFonts w:ascii="Times New Roman" w:eastAsia="Times New Roman" w:hAnsi="Times New Roman"/>
          <w:bCs/>
          <w:color w:val="000000"/>
          <w:sz w:val="28"/>
          <w:szCs w:val="28"/>
        </w:rPr>
      </w:pPr>
    </w:p>
    <w:p w14:paraId="73EDF2B8" w14:textId="77777777" w:rsidR="00736025" w:rsidRDefault="00736025" w:rsidP="00736025">
      <w:pPr>
        <w:pStyle w:val="ListParagraph"/>
        <w:spacing w:before="100" w:beforeAutospacing="1" w:after="100" w:afterAutospacing="1" w:line="240" w:lineRule="auto"/>
        <w:rPr>
          <w:rFonts w:ascii="Times New Roman" w:eastAsia="Times New Roman" w:hAnsi="Times New Roman"/>
          <w:bCs/>
          <w:color w:val="000000"/>
          <w:sz w:val="28"/>
          <w:szCs w:val="28"/>
        </w:rPr>
      </w:pPr>
    </w:p>
    <w:p w14:paraId="0A8582D2" w14:textId="77777777" w:rsidR="000E6F1B" w:rsidRDefault="000E6F1B" w:rsidP="00736025">
      <w:pPr>
        <w:pStyle w:val="ListParagraph"/>
        <w:spacing w:before="100" w:beforeAutospacing="1" w:after="100" w:afterAutospacing="1" w:line="240" w:lineRule="auto"/>
        <w:rPr>
          <w:rFonts w:ascii="Times New Roman" w:eastAsia="Times New Roman" w:hAnsi="Times New Roman"/>
          <w:bCs/>
          <w:color w:val="000000"/>
          <w:sz w:val="28"/>
          <w:szCs w:val="28"/>
        </w:rPr>
      </w:pPr>
    </w:p>
    <w:p w14:paraId="3EF85D13" w14:textId="77777777" w:rsidR="000E6F1B" w:rsidRDefault="000E6F1B" w:rsidP="00736025">
      <w:pPr>
        <w:pStyle w:val="ListParagraph"/>
        <w:spacing w:before="100" w:beforeAutospacing="1" w:after="100" w:afterAutospacing="1" w:line="240" w:lineRule="auto"/>
        <w:rPr>
          <w:rFonts w:ascii="Times New Roman" w:eastAsia="Times New Roman" w:hAnsi="Times New Roman"/>
          <w:bCs/>
          <w:color w:val="000000"/>
          <w:sz w:val="28"/>
          <w:szCs w:val="28"/>
        </w:rPr>
      </w:pPr>
    </w:p>
    <w:p w14:paraId="591770E0" w14:textId="77777777" w:rsidR="000E6F1B" w:rsidRDefault="000E6F1B" w:rsidP="00736025">
      <w:pPr>
        <w:pStyle w:val="ListParagraph"/>
        <w:spacing w:before="100" w:beforeAutospacing="1" w:after="100" w:afterAutospacing="1" w:line="240" w:lineRule="auto"/>
        <w:rPr>
          <w:rFonts w:ascii="Times New Roman" w:eastAsia="Times New Roman" w:hAnsi="Times New Roman"/>
          <w:bCs/>
          <w:color w:val="000000"/>
          <w:sz w:val="28"/>
          <w:szCs w:val="28"/>
        </w:rPr>
      </w:pPr>
    </w:p>
    <w:p w14:paraId="73522C72" w14:textId="77777777" w:rsidR="00736025" w:rsidRDefault="00736025" w:rsidP="00736025">
      <w:pPr>
        <w:pStyle w:val="ListParagraph"/>
        <w:spacing w:before="100" w:beforeAutospacing="1" w:after="100" w:afterAutospacing="1" w:line="240" w:lineRule="auto"/>
        <w:rPr>
          <w:rFonts w:ascii="Times New Roman" w:eastAsia="Times New Roman" w:hAnsi="Times New Roman"/>
          <w:bCs/>
          <w:color w:val="000000"/>
          <w:sz w:val="28"/>
          <w:szCs w:val="28"/>
        </w:rPr>
      </w:pPr>
    </w:p>
    <w:p w14:paraId="328000E9" w14:textId="55EE4C78" w:rsidR="003B7E12" w:rsidRDefault="003B7E12" w:rsidP="003B7E12">
      <w:pPr>
        <w:pStyle w:val="ListParagraph"/>
        <w:numPr>
          <w:ilvl w:val="0"/>
          <w:numId w:val="7"/>
        </w:numPr>
        <w:spacing w:before="100" w:beforeAutospacing="1" w:after="100" w:afterAutospacing="1" w:line="240" w:lineRule="auto"/>
        <w:rPr>
          <w:rFonts w:ascii="Times New Roman" w:eastAsia="Times New Roman" w:hAnsi="Times New Roman"/>
          <w:bCs/>
          <w:color w:val="000000"/>
          <w:sz w:val="28"/>
          <w:szCs w:val="28"/>
        </w:rPr>
      </w:pPr>
      <w:r w:rsidRPr="00086562">
        <w:rPr>
          <w:rFonts w:ascii="Times New Roman" w:eastAsia="Times New Roman" w:hAnsi="Times New Roman"/>
          <w:bCs/>
          <w:color w:val="000000"/>
          <w:sz w:val="28"/>
          <w:szCs w:val="28"/>
        </w:rPr>
        <w:t xml:space="preserve">Clicking on the </w:t>
      </w:r>
      <w:r>
        <w:rPr>
          <w:rFonts w:ascii="Times New Roman" w:eastAsia="Times New Roman" w:hAnsi="Times New Roman"/>
          <w:b/>
          <w:bCs/>
          <w:color w:val="000000"/>
          <w:sz w:val="28"/>
          <w:szCs w:val="28"/>
        </w:rPr>
        <w:t>Publish Content</w:t>
      </w:r>
      <w:r w:rsidRPr="00086562">
        <w:rPr>
          <w:rFonts w:ascii="Times New Roman" w:eastAsia="Times New Roman" w:hAnsi="Times New Roman"/>
          <w:bCs/>
          <w:color w:val="000000"/>
          <w:sz w:val="28"/>
          <w:szCs w:val="28"/>
        </w:rPr>
        <w:t xml:space="preserve"> </w:t>
      </w:r>
      <w:r w:rsidR="005263F2">
        <w:rPr>
          <w:rFonts w:ascii="Times New Roman" w:eastAsia="Times New Roman" w:hAnsi="Times New Roman"/>
          <w:bCs/>
          <w:color w:val="000000"/>
          <w:sz w:val="28"/>
          <w:szCs w:val="28"/>
        </w:rPr>
        <w:t xml:space="preserve">tab </w:t>
      </w:r>
      <w:r>
        <w:rPr>
          <w:rFonts w:ascii="Times New Roman" w:eastAsia="Times New Roman" w:hAnsi="Times New Roman"/>
          <w:bCs/>
          <w:color w:val="000000"/>
          <w:sz w:val="28"/>
          <w:szCs w:val="28"/>
        </w:rPr>
        <w:t xml:space="preserve">will navigate the user </w:t>
      </w:r>
      <w:r w:rsidR="00204DCD">
        <w:rPr>
          <w:rFonts w:ascii="Times New Roman" w:eastAsia="Times New Roman" w:hAnsi="Times New Roman"/>
          <w:bCs/>
          <w:color w:val="000000"/>
          <w:sz w:val="28"/>
          <w:szCs w:val="28"/>
        </w:rPr>
        <w:t>to the</w:t>
      </w:r>
      <w:r w:rsidR="005A4019">
        <w:rPr>
          <w:rFonts w:ascii="Times New Roman" w:eastAsia="Times New Roman" w:hAnsi="Times New Roman"/>
          <w:bCs/>
          <w:color w:val="000000"/>
          <w:sz w:val="28"/>
          <w:szCs w:val="28"/>
        </w:rPr>
        <w:t xml:space="preserve"> </w:t>
      </w:r>
      <w:r>
        <w:rPr>
          <w:rFonts w:ascii="Times New Roman" w:eastAsia="Times New Roman" w:hAnsi="Times New Roman"/>
          <w:bCs/>
          <w:color w:val="000000"/>
          <w:sz w:val="28"/>
          <w:szCs w:val="28"/>
        </w:rPr>
        <w:t xml:space="preserve">Client Publisher Console if </w:t>
      </w:r>
      <w:r w:rsidR="005A4019">
        <w:rPr>
          <w:rFonts w:ascii="Times New Roman" w:eastAsia="Times New Roman" w:hAnsi="Times New Roman"/>
          <w:bCs/>
          <w:color w:val="000000"/>
          <w:sz w:val="28"/>
          <w:szCs w:val="28"/>
        </w:rPr>
        <w:t xml:space="preserve">the </w:t>
      </w:r>
      <w:r>
        <w:rPr>
          <w:rFonts w:ascii="Times New Roman" w:eastAsia="Times New Roman" w:hAnsi="Times New Roman"/>
          <w:bCs/>
          <w:color w:val="000000"/>
          <w:sz w:val="28"/>
          <w:szCs w:val="28"/>
        </w:rPr>
        <w:t xml:space="preserve">user is authorized to publish contents for only </w:t>
      </w:r>
      <w:r w:rsidR="00204DCD">
        <w:rPr>
          <w:rFonts w:ascii="Times New Roman" w:eastAsia="Times New Roman" w:hAnsi="Times New Roman"/>
          <w:bCs/>
          <w:color w:val="000000"/>
          <w:sz w:val="28"/>
          <w:szCs w:val="28"/>
        </w:rPr>
        <w:t>one group</w:t>
      </w:r>
      <w:r>
        <w:rPr>
          <w:rFonts w:ascii="Times New Roman" w:eastAsia="Times New Roman" w:hAnsi="Times New Roman"/>
          <w:bCs/>
          <w:color w:val="000000"/>
          <w:sz w:val="28"/>
          <w:szCs w:val="28"/>
        </w:rPr>
        <w:t xml:space="preserve"> otherwise if </w:t>
      </w:r>
      <w:r w:rsidR="005A4019">
        <w:rPr>
          <w:rFonts w:ascii="Times New Roman" w:eastAsia="Times New Roman" w:hAnsi="Times New Roman"/>
          <w:bCs/>
          <w:color w:val="000000"/>
          <w:sz w:val="28"/>
          <w:szCs w:val="28"/>
        </w:rPr>
        <w:t xml:space="preserve">the </w:t>
      </w:r>
      <w:r>
        <w:rPr>
          <w:rFonts w:ascii="Times New Roman" w:eastAsia="Times New Roman" w:hAnsi="Times New Roman"/>
          <w:bCs/>
          <w:color w:val="000000"/>
          <w:sz w:val="28"/>
          <w:szCs w:val="28"/>
        </w:rPr>
        <w:t xml:space="preserve">user is authorized to publish contents for multiple groups then clicking on </w:t>
      </w:r>
      <w:r>
        <w:rPr>
          <w:rFonts w:ascii="Times New Roman" w:eastAsia="Times New Roman" w:hAnsi="Times New Roman"/>
          <w:b/>
          <w:bCs/>
          <w:color w:val="000000"/>
          <w:sz w:val="28"/>
          <w:szCs w:val="28"/>
        </w:rPr>
        <w:t>Publish Content</w:t>
      </w:r>
      <w:r>
        <w:rPr>
          <w:rFonts w:ascii="Times New Roman" w:eastAsia="Times New Roman" w:hAnsi="Times New Roman"/>
          <w:bCs/>
          <w:color w:val="000000"/>
          <w:sz w:val="28"/>
          <w:szCs w:val="28"/>
        </w:rPr>
        <w:t xml:space="preserve"> </w:t>
      </w:r>
      <w:r w:rsidRPr="00086562">
        <w:rPr>
          <w:rFonts w:ascii="Times New Roman" w:eastAsia="Times New Roman" w:hAnsi="Times New Roman"/>
          <w:bCs/>
          <w:color w:val="000000"/>
          <w:sz w:val="28"/>
          <w:szCs w:val="28"/>
        </w:rPr>
        <w:t xml:space="preserve">tab </w:t>
      </w:r>
      <w:r>
        <w:rPr>
          <w:rFonts w:ascii="Times New Roman" w:eastAsia="Times New Roman" w:hAnsi="Times New Roman"/>
          <w:bCs/>
          <w:color w:val="000000"/>
          <w:sz w:val="28"/>
          <w:szCs w:val="28"/>
        </w:rPr>
        <w:t xml:space="preserve">gives the user a scroll down list of groups </w:t>
      </w:r>
      <w:r w:rsidR="005A4019">
        <w:rPr>
          <w:rFonts w:ascii="Times New Roman" w:eastAsia="Times New Roman" w:hAnsi="Times New Roman"/>
          <w:bCs/>
          <w:color w:val="000000"/>
          <w:sz w:val="28"/>
          <w:szCs w:val="28"/>
        </w:rPr>
        <w:t>the user has permission to publish content for</w:t>
      </w:r>
      <w:r>
        <w:rPr>
          <w:rFonts w:ascii="Times New Roman" w:eastAsia="Times New Roman" w:hAnsi="Times New Roman"/>
          <w:bCs/>
          <w:color w:val="000000"/>
          <w:sz w:val="28"/>
          <w:szCs w:val="28"/>
        </w:rPr>
        <w:t xml:space="preserve">.  </w:t>
      </w:r>
    </w:p>
    <w:p w14:paraId="73AFA8E8" w14:textId="77777777" w:rsidR="003B7E12" w:rsidRDefault="003B7E12" w:rsidP="003B7E12">
      <w:pPr>
        <w:pStyle w:val="ListParagraph"/>
        <w:spacing w:before="100" w:beforeAutospacing="1" w:after="100" w:afterAutospacing="1" w:line="240" w:lineRule="auto"/>
        <w:rPr>
          <w:rFonts w:ascii="Times New Roman" w:eastAsia="Times New Roman" w:hAnsi="Times New Roman"/>
          <w:bCs/>
          <w:color w:val="000000"/>
          <w:sz w:val="28"/>
          <w:szCs w:val="28"/>
        </w:rPr>
      </w:pPr>
    </w:p>
    <w:p w14:paraId="7AAE01BA" w14:textId="40ACC5C0" w:rsidR="00A52FF6" w:rsidRDefault="0087002A" w:rsidP="00736025">
      <w:pPr>
        <w:pStyle w:val="ListParagraph"/>
        <w:spacing w:before="100" w:beforeAutospacing="1" w:after="100" w:afterAutospacing="1" w:line="240" w:lineRule="auto"/>
        <w:rPr>
          <w:rFonts w:ascii="Times New Roman" w:eastAsia="Times New Roman" w:hAnsi="Times New Roman"/>
          <w:bCs/>
          <w:color w:val="000000"/>
          <w:sz w:val="28"/>
          <w:szCs w:val="28"/>
        </w:rPr>
      </w:pPr>
      <w:del w:id="4" w:author="Michael Reisz" w:date="2017-02-15T13:15:00Z">
        <w:r w:rsidRPr="0087002A" w:rsidDel="00A52FF6">
          <w:rPr>
            <w:rFonts w:ascii="Times New Roman" w:eastAsia="Times New Roman" w:hAnsi="Times New Roman"/>
            <w:bCs/>
            <w:noProof/>
            <w:color w:val="000000"/>
            <w:sz w:val="28"/>
            <w:szCs w:val="28"/>
          </w:rPr>
          <w:lastRenderedPageBreak/>
          <w:drawing>
            <wp:inline distT="0" distB="0" distL="0" distR="0" wp14:anchorId="1135056F" wp14:editId="4E385624">
              <wp:extent cx="5943600" cy="2057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057400"/>
                      </a:xfrm>
                      <a:prstGeom prst="rect">
                        <a:avLst/>
                      </a:prstGeom>
                    </pic:spPr>
                  </pic:pic>
                </a:graphicData>
              </a:graphic>
            </wp:inline>
          </w:drawing>
        </w:r>
      </w:del>
      <w:bookmarkStart w:id="5" w:name="_GoBack"/>
      <w:bookmarkEnd w:id="5"/>
      <w:ins w:id="6" w:author="Michael Reisz" w:date="2017-02-15T13:15:00Z">
        <w:r w:rsidR="00A52FF6" w:rsidRPr="00A52FF6">
          <w:rPr>
            <w:rFonts w:ascii="Times New Roman" w:eastAsia="Times New Roman" w:hAnsi="Times New Roman"/>
            <w:bCs/>
            <w:color w:val="000000"/>
            <w:sz w:val="28"/>
            <w:szCs w:val="28"/>
          </w:rPr>
          <w:drawing>
            <wp:inline distT="0" distB="0" distL="0" distR="0" wp14:anchorId="70909FCA" wp14:editId="0B1883BA">
              <wp:extent cx="5976026" cy="2068624"/>
              <wp:effectExtent l="0" t="0" r="571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99700" cy="2076819"/>
                      </a:xfrm>
                      <a:prstGeom prst="rect">
                        <a:avLst/>
                      </a:prstGeom>
                    </pic:spPr>
                  </pic:pic>
                </a:graphicData>
              </a:graphic>
            </wp:inline>
          </w:drawing>
        </w:r>
      </w:ins>
    </w:p>
    <w:p w14:paraId="6E31269E" w14:textId="77777777" w:rsidR="00736025" w:rsidRPr="00807295" w:rsidRDefault="00736025" w:rsidP="00807295">
      <w:pPr>
        <w:spacing w:before="100" w:beforeAutospacing="1" w:after="100" w:afterAutospacing="1" w:line="240" w:lineRule="auto"/>
        <w:rPr>
          <w:rFonts w:ascii="Times New Roman" w:eastAsia="Times New Roman" w:hAnsi="Times New Roman"/>
          <w:bCs/>
          <w:color w:val="000000"/>
          <w:sz w:val="28"/>
          <w:szCs w:val="28"/>
        </w:rPr>
      </w:pPr>
    </w:p>
    <w:p w14:paraId="6EA36725" w14:textId="77777777" w:rsidR="00086562" w:rsidRDefault="00086562" w:rsidP="00086562">
      <w:pPr>
        <w:pStyle w:val="ListParagraph"/>
        <w:numPr>
          <w:ilvl w:val="0"/>
          <w:numId w:val="7"/>
        </w:numPr>
        <w:spacing w:before="100" w:beforeAutospacing="1" w:after="100" w:afterAutospacing="1" w:line="240" w:lineRule="auto"/>
        <w:rPr>
          <w:rFonts w:ascii="Times New Roman" w:eastAsia="Times New Roman" w:hAnsi="Times New Roman"/>
          <w:bCs/>
          <w:color w:val="000000"/>
          <w:sz w:val="28"/>
          <w:szCs w:val="28"/>
        </w:rPr>
      </w:pPr>
      <w:r>
        <w:rPr>
          <w:rFonts w:ascii="Times New Roman" w:eastAsia="Times New Roman" w:hAnsi="Times New Roman"/>
          <w:bCs/>
          <w:color w:val="000000"/>
          <w:sz w:val="28"/>
          <w:szCs w:val="28"/>
        </w:rPr>
        <w:t xml:space="preserve">Finally, </w:t>
      </w:r>
      <w:r w:rsidRPr="00086562">
        <w:rPr>
          <w:rFonts w:ascii="Times New Roman" w:eastAsia="Times New Roman" w:hAnsi="Times New Roman"/>
          <w:b/>
          <w:bCs/>
          <w:color w:val="000000"/>
          <w:sz w:val="28"/>
          <w:szCs w:val="28"/>
        </w:rPr>
        <w:t>Logout</w:t>
      </w:r>
      <w:r>
        <w:rPr>
          <w:rFonts w:ascii="Times New Roman" w:eastAsia="Times New Roman" w:hAnsi="Times New Roman"/>
          <w:b/>
          <w:bCs/>
          <w:color w:val="000000"/>
          <w:sz w:val="28"/>
          <w:szCs w:val="28"/>
        </w:rPr>
        <w:t xml:space="preserve"> </w:t>
      </w:r>
      <w:r>
        <w:rPr>
          <w:rFonts w:ascii="Times New Roman" w:eastAsia="Times New Roman" w:hAnsi="Times New Roman"/>
          <w:bCs/>
          <w:color w:val="000000"/>
          <w:sz w:val="28"/>
          <w:szCs w:val="28"/>
        </w:rPr>
        <w:t xml:space="preserve">allows the user to log out of the PRM Web </w:t>
      </w:r>
      <w:r w:rsidR="00DC7E16">
        <w:rPr>
          <w:rFonts w:ascii="Times New Roman" w:eastAsia="Times New Roman" w:hAnsi="Times New Roman"/>
          <w:bCs/>
          <w:color w:val="000000"/>
          <w:sz w:val="28"/>
          <w:szCs w:val="28"/>
        </w:rPr>
        <w:t xml:space="preserve">Portal </w:t>
      </w:r>
      <w:r>
        <w:rPr>
          <w:rFonts w:ascii="Times New Roman" w:eastAsia="Times New Roman" w:hAnsi="Times New Roman"/>
          <w:bCs/>
          <w:color w:val="000000"/>
          <w:sz w:val="28"/>
          <w:szCs w:val="28"/>
        </w:rPr>
        <w:t>Console</w:t>
      </w:r>
      <w:r w:rsidR="00174FDA">
        <w:rPr>
          <w:rFonts w:ascii="Times New Roman" w:eastAsia="Times New Roman" w:hAnsi="Times New Roman"/>
          <w:bCs/>
          <w:color w:val="000000"/>
          <w:sz w:val="28"/>
          <w:szCs w:val="28"/>
        </w:rPr>
        <w:t>,</w:t>
      </w:r>
      <w:r w:rsidR="00DC7E16">
        <w:rPr>
          <w:rFonts w:ascii="Times New Roman" w:eastAsia="Times New Roman" w:hAnsi="Times New Roman"/>
          <w:bCs/>
          <w:color w:val="000000"/>
          <w:sz w:val="28"/>
          <w:szCs w:val="28"/>
        </w:rPr>
        <w:t xml:space="preserve"> and return to the initial login</w:t>
      </w:r>
      <w:r w:rsidR="00174FDA">
        <w:rPr>
          <w:rFonts w:ascii="Times New Roman" w:eastAsia="Times New Roman" w:hAnsi="Times New Roman"/>
          <w:bCs/>
          <w:color w:val="000000"/>
          <w:sz w:val="28"/>
          <w:szCs w:val="28"/>
        </w:rPr>
        <w:t xml:space="preserve"> screen which contains links to the </w:t>
      </w:r>
      <w:r w:rsidR="00174FDA" w:rsidRPr="00DC7E16">
        <w:rPr>
          <w:rFonts w:ascii="Times New Roman" w:eastAsia="Times New Roman" w:hAnsi="Times New Roman"/>
          <w:b/>
          <w:bCs/>
          <w:color w:val="000000"/>
          <w:sz w:val="28"/>
          <w:szCs w:val="28"/>
        </w:rPr>
        <w:t>Milliman</w:t>
      </w:r>
      <w:r w:rsidR="00174FDA">
        <w:rPr>
          <w:rFonts w:ascii="Times New Roman" w:eastAsia="Times New Roman" w:hAnsi="Times New Roman"/>
          <w:bCs/>
          <w:color w:val="000000"/>
          <w:sz w:val="28"/>
          <w:szCs w:val="28"/>
        </w:rPr>
        <w:t xml:space="preserve"> web site. </w:t>
      </w:r>
      <w:r w:rsidR="00174FDA" w:rsidRPr="00174FDA">
        <w:rPr>
          <w:rFonts w:ascii="Times New Roman" w:eastAsia="Times New Roman" w:hAnsi="Times New Roman"/>
          <w:b/>
          <w:bCs/>
          <w:color w:val="000000"/>
          <w:sz w:val="28"/>
          <w:szCs w:val="28"/>
        </w:rPr>
        <w:t>Terms of Use</w:t>
      </w:r>
      <w:r w:rsidR="00174FDA">
        <w:rPr>
          <w:rFonts w:ascii="Times New Roman" w:eastAsia="Times New Roman" w:hAnsi="Times New Roman"/>
          <w:bCs/>
          <w:color w:val="000000"/>
          <w:sz w:val="28"/>
          <w:szCs w:val="28"/>
        </w:rPr>
        <w:t xml:space="preserve">, </w:t>
      </w:r>
      <w:r w:rsidR="00174FDA" w:rsidRPr="00174FDA">
        <w:rPr>
          <w:rFonts w:ascii="Times New Roman" w:eastAsia="Times New Roman" w:hAnsi="Times New Roman"/>
          <w:b/>
          <w:bCs/>
          <w:color w:val="000000"/>
          <w:sz w:val="28"/>
          <w:szCs w:val="28"/>
        </w:rPr>
        <w:t>Privacy Policy</w:t>
      </w:r>
      <w:r w:rsidR="00174FDA">
        <w:rPr>
          <w:rFonts w:ascii="Times New Roman" w:eastAsia="Times New Roman" w:hAnsi="Times New Roman"/>
          <w:bCs/>
          <w:color w:val="000000"/>
          <w:sz w:val="28"/>
          <w:szCs w:val="28"/>
        </w:rPr>
        <w:t xml:space="preserve">, and </w:t>
      </w:r>
      <w:r w:rsidR="00174FDA" w:rsidRPr="00174FDA">
        <w:rPr>
          <w:rFonts w:ascii="Times New Roman" w:eastAsia="Times New Roman" w:hAnsi="Times New Roman"/>
          <w:b/>
          <w:bCs/>
          <w:color w:val="000000"/>
          <w:sz w:val="28"/>
          <w:szCs w:val="28"/>
        </w:rPr>
        <w:t>Copyright</w:t>
      </w:r>
      <w:r w:rsidR="00174FDA">
        <w:rPr>
          <w:rFonts w:ascii="Times New Roman" w:eastAsia="Times New Roman" w:hAnsi="Times New Roman"/>
          <w:bCs/>
          <w:color w:val="000000"/>
          <w:sz w:val="28"/>
          <w:szCs w:val="28"/>
        </w:rPr>
        <w:t xml:space="preserve"> disclaimers.</w:t>
      </w:r>
    </w:p>
    <w:p w14:paraId="4A631E8A" w14:textId="77777777" w:rsidR="00AA277C" w:rsidRDefault="00AA277C" w:rsidP="00B61155">
      <w:pPr>
        <w:pStyle w:val="Heading2"/>
        <w:rPr>
          <w:sz w:val="28"/>
          <w:szCs w:val="28"/>
        </w:rPr>
      </w:pPr>
    </w:p>
    <w:p w14:paraId="367470C3" w14:textId="568A08CD" w:rsidR="00B61155" w:rsidRPr="00B61155" w:rsidRDefault="00B61155" w:rsidP="00B61155">
      <w:pPr>
        <w:pStyle w:val="Heading2"/>
        <w:rPr>
          <w:sz w:val="28"/>
          <w:szCs w:val="28"/>
        </w:rPr>
      </w:pPr>
      <w:r w:rsidRPr="00B61155">
        <w:rPr>
          <w:sz w:val="28"/>
          <w:szCs w:val="28"/>
        </w:rPr>
        <w:t>Using the Lost Password</w:t>
      </w:r>
      <w:r>
        <w:rPr>
          <w:sz w:val="28"/>
          <w:szCs w:val="28"/>
        </w:rPr>
        <w:t xml:space="preserve"> Feature</w:t>
      </w:r>
    </w:p>
    <w:p w14:paraId="07461E75" w14:textId="77777777" w:rsidR="00174FDA" w:rsidRDefault="00174FDA" w:rsidP="00174FDA">
      <w:pPr>
        <w:spacing w:before="100" w:beforeAutospacing="1" w:after="100" w:afterAutospacing="1" w:line="240" w:lineRule="auto"/>
        <w:ind w:left="360"/>
        <w:rPr>
          <w:rFonts w:ascii="Times New Roman" w:eastAsia="Times New Roman" w:hAnsi="Times New Roman"/>
          <w:bCs/>
          <w:color w:val="000000"/>
          <w:sz w:val="28"/>
          <w:szCs w:val="28"/>
        </w:rPr>
      </w:pPr>
      <w:r>
        <w:rPr>
          <w:rFonts w:ascii="Times New Roman" w:eastAsia="Times New Roman" w:hAnsi="Times New Roman"/>
          <w:bCs/>
          <w:noProof/>
          <w:color w:val="000000"/>
          <w:sz w:val="28"/>
          <w:szCs w:val="28"/>
        </w:rPr>
        <w:drawing>
          <wp:inline distT="0" distB="0" distL="0" distR="0" wp14:anchorId="399C50A2" wp14:editId="611A5606">
            <wp:extent cx="5940141" cy="2524125"/>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4235" cy="2525864"/>
                    </a:xfrm>
                    <a:prstGeom prst="rect">
                      <a:avLst/>
                    </a:prstGeom>
                    <a:noFill/>
                  </pic:spPr>
                </pic:pic>
              </a:graphicData>
            </a:graphic>
          </wp:inline>
        </w:drawing>
      </w:r>
    </w:p>
    <w:p w14:paraId="193F4F97" w14:textId="65323458" w:rsidR="00442A33" w:rsidRDefault="00442A33" w:rsidP="00442A33">
      <w:pPr>
        <w:pStyle w:val="ListParagraph"/>
        <w:numPr>
          <w:ilvl w:val="0"/>
          <w:numId w:val="15"/>
        </w:numPr>
        <w:spacing w:before="100" w:beforeAutospacing="1" w:after="100" w:afterAutospacing="1" w:line="240" w:lineRule="auto"/>
        <w:rPr>
          <w:rFonts w:ascii="Times New Roman" w:eastAsia="Times New Roman" w:hAnsi="Times New Roman"/>
          <w:bCs/>
          <w:color w:val="000000"/>
          <w:sz w:val="28"/>
          <w:szCs w:val="28"/>
        </w:rPr>
      </w:pPr>
      <w:r w:rsidRPr="00442A33">
        <w:rPr>
          <w:rFonts w:ascii="Times New Roman" w:eastAsia="Times New Roman" w:hAnsi="Times New Roman"/>
          <w:bCs/>
          <w:color w:val="000000"/>
          <w:sz w:val="28"/>
          <w:szCs w:val="28"/>
        </w:rPr>
        <w:t>Should a user fail to log in as the result of forgetting their password</w:t>
      </w:r>
      <w:r w:rsidR="00AA277C">
        <w:rPr>
          <w:rFonts w:ascii="Times New Roman" w:eastAsia="Times New Roman" w:hAnsi="Times New Roman"/>
          <w:bCs/>
          <w:color w:val="000000"/>
          <w:sz w:val="28"/>
          <w:szCs w:val="28"/>
        </w:rPr>
        <w:t>, they</w:t>
      </w:r>
      <w:r>
        <w:rPr>
          <w:rFonts w:ascii="Times New Roman" w:eastAsia="Times New Roman" w:hAnsi="Times New Roman"/>
          <w:bCs/>
          <w:color w:val="000000"/>
          <w:sz w:val="28"/>
          <w:szCs w:val="28"/>
        </w:rPr>
        <w:t xml:space="preserve"> click on the </w:t>
      </w:r>
      <w:r w:rsidRPr="00442A33">
        <w:rPr>
          <w:rFonts w:ascii="Times New Roman" w:eastAsia="Times New Roman" w:hAnsi="Times New Roman"/>
          <w:b/>
          <w:bCs/>
          <w:color w:val="000000"/>
          <w:sz w:val="28"/>
          <w:szCs w:val="28"/>
        </w:rPr>
        <w:t>Lost Password</w:t>
      </w:r>
      <w:r>
        <w:rPr>
          <w:rFonts w:ascii="Times New Roman" w:eastAsia="Times New Roman" w:hAnsi="Times New Roman"/>
          <w:bCs/>
          <w:color w:val="000000"/>
          <w:sz w:val="28"/>
          <w:szCs w:val="28"/>
        </w:rPr>
        <w:t xml:space="preserve"> link.</w:t>
      </w:r>
    </w:p>
    <w:p w14:paraId="3CB06A27" w14:textId="677449F1" w:rsidR="00442A33" w:rsidRPr="00442A33" w:rsidRDefault="00442A33" w:rsidP="00442A33">
      <w:pPr>
        <w:spacing w:before="100" w:beforeAutospacing="1" w:after="100" w:afterAutospacing="1" w:line="240" w:lineRule="auto"/>
        <w:rPr>
          <w:rFonts w:ascii="Times New Roman" w:eastAsia="Times New Roman" w:hAnsi="Times New Roman"/>
          <w:bCs/>
          <w:color w:val="000000"/>
          <w:sz w:val="28"/>
          <w:szCs w:val="28"/>
        </w:rPr>
      </w:pPr>
      <w:r>
        <w:rPr>
          <w:noProof/>
        </w:rPr>
        <w:lastRenderedPageBreak/>
        <w:drawing>
          <wp:inline distT="0" distB="0" distL="0" distR="0" wp14:anchorId="73457DE3" wp14:editId="542BEBB8">
            <wp:extent cx="5943600" cy="11036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1103630"/>
                    </a:xfrm>
                    <a:prstGeom prst="rect">
                      <a:avLst/>
                    </a:prstGeom>
                  </pic:spPr>
                </pic:pic>
              </a:graphicData>
            </a:graphic>
          </wp:inline>
        </w:drawing>
      </w:r>
    </w:p>
    <w:p w14:paraId="39ECE2F8" w14:textId="185B69B7" w:rsidR="00204DCD" w:rsidRPr="00204DCD" w:rsidRDefault="00015ADD" w:rsidP="00204DCD">
      <w:pPr>
        <w:pStyle w:val="ListParagraph"/>
        <w:numPr>
          <w:ilvl w:val="0"/>
          <w:numId w:val="15"/>
        </w:numPr>
        <w:spacing w:before="100" w:beforeAutospacing="1" w:after="100" w:afterAutospacing="1" w:line="240" w:lineRule="auto"/>
        <w:rPr>
          <w:rFonts w:ascii="Times New Roman" w:eastAsia="Times New Roman" w:hAnsi="Times New Roman"/>
          <w:bCs/>
          <w:color w:val="000000"/>
          <w:sz w:val="28"/>
          <w:szCs w:val="28"/>
        </w:rPr>
      </w:pPr>
      <w:r w:rsidRPr="00015ADD">
        <w:rPr>
          <w:rFonts w:ascii="Times New Roman" w:eastAsia="Times New Roman" w:hAnsi="Times New Roman"/>
          <w:bCs/>
          <w:color w:val="000000"/>
          <w:sz w:val="28"/>
          <w:szCs w:val="28"/>
        </w:rPr>
        <w:t>The user is prompted to enter their email.</w:t>
      </w:r>
      <w:r>
        <w:rPr>
          <w:rFonts w:ascii="Times New Roman" w:eastAsia="Times New Roman" w:hAnsi="Times New Roman"/>
          <w:bCs/>
          <w:color w:val="000000"/>
          <w:sz w:val="28"/>
          <w:szCs w:val="28"/>
        </w:rPr>
        <w:t xml:space="preserve"> Then click </w:t>
      </w:r>
      <w:r w:rsidRPr="00015ADD">
        <w:rPr>
          <w:rFonts w:ascii="Times New Roman" w:eastAsia="Times New Roman" w:hAnsi="Times New Roman"/>
          <w:b/>
          <w:bCs/>
          <w:color w:val="000000"/>
          <w:sz w:val="28"/>
          <w:szCs w:val="28"/>
        </w:rPr>
        <w:t>Next</w:t>
      </w:r>
      <w:r>
        <w:rPr>
          <w:rFonts w:ascii="Times New Roman" w:eastAsia="Times New Roman" w:hAnsi="Times New Roman"/>
          <w:bCs/>
          <w:color w:val="000000"/>
          <w:sz w:val="28"/>
          <w:szCs w:val="28"/>
        </w:rPr>
        <w:t>.</w:t>
      </w:r>
    </w:p>
    <w:p w14:paraId="3AECE5D2" w14:textId="363E722E" w:rsidR="00442A33" w:rsidRDefault="00015ADD" w:rsidP="004E4138">
      <w:pPr>
        <w:spacing w:before="100" w:beforeAutospacing="1" w:after="100" w:afterAutospacing="1" w:line="240" w:lineRule="auto"/>
        <w:rPr>
          <w:rFonts w:ascii="Times New Roman" w:eastAsia="Times New Roman" w:hAnsi="Times New Roman"/>
          <w:bCs/>
          <w:color w:val="000000"/>
          <w:sz w:val="28"/>
          <w:szCs w:val="28"/>
        </w:rPr>
      </w:pPr>
      <w:r>
        <w:rPr>
          <w:noProof/>
        </w:rPr>
        <w:drawing>
          <wp:inline distT="0" distB="0" distL="0" distR="0" wp14:anchorId="4F61373B" wp14:editId="1D2CAA39">
            <wp:extent cx="5943600" cy="618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618490"/>
                    </a:xfrm>
                    <a:prstGeom prst="rect">
                      <a:avLst/>
                    </a:prstGeom>
                  </pic:spPr>
                </pic:pic>
              </a:graphicData>
            </a:graphic>
          </wp:inline>
        </w:drawing>
      </w:r>
    </w:p>
    <w:p w14:paraId="05F349AE" w14:textId="2383B929" w:rsidR="00204DCD" w:rsidRPr="00204DCD" w:rsidRDefault="00204DCD" w:rsidP="00204DCD">
      <w:pPr>
        <w:pStyle w:val="ListParagraph"/>
        <w:numPr>
          <w:ilvl w:val="0"/>
          <w:numId w:val="16"/>
        </w:numPr>
        <w:spacing w:before="100" w:beforeAutospacing="1" w:after="100" w:afterAutospacing="1" w:line="240" w:lineRule="auto"/>
        <w:rPr>
          <w:rFonts w:ascii="Times New Roman" w:eastAsia="Times New Roman" w:hAnsi="Times New Roman"/>
          <w:bCs/>
          <w:color w:val="000000"/>
          <w:sz w:val="28"/>
          <w:szCs w:val="28"/>
        </w:rPr>
      </w:pPr>
      <w:r w:rsidRPr="00204DCD">
        <w:rPr>
          <w:rFonts w:ascii="Times New Roman" w:eastAsia="Times New Roman" w:hAnsi="Times New Roman"/>
          <w:bCs/>
          <w:color w:val="000000"/>
          <w:sz w:val="28"/>
          <w:szCs w:val="28"/>
        </w:rPr>
        <w:t>The user will then be prompted to answer the security question. (Selected by user when profile screen was completed).</w:t>
      </w:r>
    </w:p>
    <w:p w14:paraId="31F87D1F" w14:textId="48B4BB86" w:rsidR="00204DCD" w:rsidRDefault="00204DCD" w:rsidP="004E4138">
      <w:pPr>
        <w:spacing w:before="100" w:beforeAutospacing="1" w:after="100" w:afterAutospacing="1" w:line="240" w:lineRule="auto"/>
        <w:rPr>
          <w:rFonts w:ascii="Times New Roman" w:eastAsia="Times New Roman" w:hAnsi="Times New Roman"/>
          <w:bCs/>
          <w:color w:val="000000"/>
          <w:sz w:val="28"/>
          <w:szCs w:val="28"/>
        </w:rPr>
      </w:pPr>
      <w:r w:rsidRPr="00204DCD">
        <w:rPr>
          <w:rFonts w:ascii="Times New Roman" w:eastAsia="Times New Roman" w:hAnsi="Times New Roman"/>
          <w:bCs/>
          <w:noProof/>
          <w:color w:val="000000"/>
          <w:sz w:val="28"/>
          <w:szCs w:val="28"/>
        </w:rPr>
        <w:drawing>
          <wp:inline distT="0" distB="0" distL="0" distR="0" wp14:anchorId="588AEA41" wp14:editId="1AC2B029">
            <wp:extent cx="5943600" cy="523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23875"/>
                    </a:xfrm>
                    <a:prstGeom prst="rect">
                      <a:avLst/>
                    </a:prstGeom>
                  </pic:spPr>
                </pic:pic>
              </a:graphicData>
            </a:graphic>
          </wp:inline>
        </w:drawing>
      </w:r>
    </w:p>
    <w:p w14:paraId="14AF1FA3" w14:textId="7F5E8EE6" w:rsidR="004E4138" w:rsidRDefault="00204DCD" w:rsidP="004E4138">
      <w:pPr>
        <w:pStyle w:val="ListParagraph"/>
        <w:numPr>
          <w:ilvl w:val="0"/>
          <w:numId w:val="15"/>
        </w:numPr>
        <w:spacing w:before="100" w:beforeAutospacing="1" w:after="100" w:afterAutospacing="1" w:line="240" w:lineRule="auto"/>
        <w:rPr>
          <w:rFonts w:ascii="Times New Roman" w:eastAsia="Times New Roman" w:hAnsi="Times New Roman"/>
          <w:bCs/>
          <w:color w:val="000000"/>
          <w:sz w:val="28"/>
          <w:szCs w:val="28"/>
        </w:rPr>
      </w:pPr>
      <w:r>
        <w:rPr>
          <w:rFonts w:ascii="Times New Roman" w:eastAsia="Times New Roman" w:hAnsi="Times New Roman"/>
          <w:bCs/>
          <w:color w:val="000000"/>
          <w:sz w:val="28"/>
          <w:szCs w:val="28"/>
        </w:rPr>
        <w:t xml:space="preserve">If the security questions </w:t>
      </w:r>
      <w:proofErr w:type="gramStart"/>
      <w:r>
        <w:rPr>
          <w:rFonts w:ascii="Times New Roman" w:eastAsia="Times New Roman" w:hAnsi="Times New Roman"/>
          <w:bCs/>
          <w:color w:val="000000"/>
          <w:sz w:val="28"/>
          <w:szCs w:val="28"/>
        </w:rPr>
        <w:t>is</w:t>
      </w:r>
      <w:proofErr w:type="gramEnd"/>
      <w:r>
        <w:rPr>
          <w:rFonts w:ascii="Times New Roman" w:eastAsia="Times New Roman" w:hAnsi="Times New Roman"/>
          <w:bCs/>
          <w:color w:val="000000"/>
          <w:sz w:val="28"/>
          <w:szCs w:val="28"/>
        </w:rPr>
        <w:t xml:space="preserve"> correctly answered - t</w:t>
      </w:r>
      <w:r w:rsidR="004E4138">
        <w:rPr>
          <w:rFonts w:ascii="Times New Roman" w:eastAsia="Times New Roman" w:hAnsi="Times New Roman"/>
          <w:bCs/>
          <w:color w:val="000000"/>
          <w:sz w:val="28"/>
          <w:szCs w:val="28"/>
        </w:rPr>
        <w:t xml:space="preserve">he user is sent an email and a link that prompts the user to change their password and check </w:t>
      </w:r>
      <w:r w:rsidR="004E4138" w:rsidRPr="004E4138">
        <w:rPr>
          <w:rFonts w:ascii="Times New Roman" w:eastAsia="Times New Roman" w:hAnsi="Times New Roman"/>
          <w:b/>
          <w:bCs/>
          <w:color w:val="000000"/>
          <w:sz w:val="28"/>
          <w:szCs w:val="28"/>
        </w:rPr>
        <w:t>Profile</w:t>
      </w:r>
      <w:r w:rsidR="004E4138">
        <w:rPr>
          <w:rFonts w:ascii="Times New Roman" w:eastAsia="Times New Roman" w:hAnsi="Times New Roman"/>
          <w:bCs/>
          <w:color w:val="000000"/>
          <w:sz w:val="28"/>
          <w:szCs w:val="28"/>
        </w:rPr>
        <w:t xml:space="preserve"> information as well as completing the </w:t>
      </w:r>
      <w:r w:rsidR="004E4138" w:rsidRPr="004E4138">
        <w:rPr>
          <w:rFonts w:ascii="Times New Roman" w:eastAsia="Times New Roman" w:hAnsi="Times New Roman"/>
          <w:b/>
          <w:bCs/>
          <w:color w:val="000000"/>
          <w:sz w:val="28"/>
          <w:szCs w:val="28"/>
        </w:rPr>
        <w:t>Password Recovery</w:t>
      </w:r>
      <w:r w:rsidR="004E4138">
        <w:rPr>
          <w:rFonts w:ascii="Times New Roman" w:eastAsia="Times New Roman" w:hAnsi="Times New Roman"/>
          <w:bCs/>
          <w:color w:val="000000"/>
          <w:sz w:val="28"/>
          <w:szCs w:val="28"/>
        </w:rPr>
        <w:t xml:space="preserve"> settings, including a </w:t>
      </w:r>
      <w:r w:rsidR="004E4138" w:rsidRPr="00033579">
        <w:rPr>
          <w:rFonts w:ascii="Times New Roman" w:eastAsia="Times New Roman" w:hAnsi="Times New Roman"/>
          <w:b/>
          <w:bCs/>
          <w:color w:val="000000"/>
          <w:sz w:val="28"/>
          <w:szCs w:val="28"/>
        </w:rPr>
        <w:t>Security Question</w:t>
      </w:r>
      <w:r w:rsidR="004E4138">
        <w:rPr>
          <w:rFonts w:ascii="Times New Roman" w:eastAsia="Times New Roman" w:hAnsi="Times New Roman"/>
          <w:bCs/>
          <w:color w:val="000000"/>
          <w:sz w:val="28"/>
          <w:szCs w:val="28"/>
        </w:rPr>
        <w:t>.</w:t>
      </w:r>
    </w:p>
    <w:p w14:paraId="571EBD43" w14:textId="77777777" w:rsidR="004E4138" w:rsidRDefault="004E4138" w:rsidP="004E4138">
      <w:pPr>
        <w:spacing w:before="100" w:beforeAutospacing="1" w:after="100" w:afterAutospacing="1" w:line="240" w:lineRule="auto"/>
        <w:rPr>
          <w:rFonts w:ascii="Times New Roman" w:eastAsia="Times New Roman" w:hAnsi="Times New Roman"/>
          <w:bCs/>
          <w:color w:val="000000"/>
          <w:sz w:val="28"/>
          <w:szCs w:val="28"/>
        </w:rPr>
      </w:pPr>
    </w:p>
    <w:p w14:paraId="3B9DAF3C" w14:textId="1399458F" w:rsidR="004E4138" w:rsidRDefault="004E4138" w:rsidP="004E4138">
      <w:pPr>
        <w:spacing w:before="100" w:beforeAutospacing="1" w:after="100" w:afterAutospacing="1" w:line="240" w:lineRule="auto"/>
        <w:rPr>
          <w:rFonts w:ascii="Times New Roman" w:eastAsia="Times New Roman" w:hAnsi="Times New Roman"/>
          <w:bCs/>
          <w:color w:val="000000"/>
          <w:sz w:val="28"/>
          <w:szCs w:val="28"/>
        </w:rPr>
      </w:pPr>
      <w:r>
        <w:rPr>
          <w:noProof/>
        </w:rPr>
        <w:lastRenderedPageBreak/>
        <w:drawing>
          <wp:inline distT="0" distB="0" distL="0" distR="0" wp14:anchorId="7A0E3173" wp14:editId="5070CEC7">
            <wp:extent cx="5943600" cy="35763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576320"/>
                    </a:xfrm>
                    <a:prstGeom prst="rect">
                      <a:avLst/>
                    </a:prstGeom>
                  </pic:spPr>
                </pic:pic>
              </a:graphicData>
            </a:graphic>
          </wp:inline>
        </w:drawing>
      </w:r>
    </w:p>
    <w:p w14:paraId="05CC7DF1" w14:textId="17E47079" w:rsidR="004E4138" w:rsidRDefault="004E4138" w:rsidP="004E4138">
      <w:pPr>
        <w:pStyle w:val="ListParagraph"/>
        <w:numPr>
          <w:ilvl w:val="0"/>
          <w:numId w:val="15"/>
        </w:numPr>
        <w:spacing w:before="100" w:beforeAutospacing="1" w:after="100" w:afterAutospacing="1" w:line="240" w:lineRule="auto"/>
        <w:rPr>
          <w:rFonts w:ascii="Times New Roman" w:eastAsia="Times New Roman" w:hAnsi="Times New Roman"/>
          <w:bCs/>
          <w:color w:val="000000"/>
          <w:sz w:val="28"/>
          <w:szCs w:val="28"/>
        </w:rPr>
      </w:pPr>
      <w:r>
        <w:rPr>
          <w:rFonts w:ascii="Times New Roman" w:eastAsia="Times New Roman" w:hAnsi="Times New Roman"/>
          <w:bCs/>
          <w:color w:val="000000"/>
          <w:sz w:val="28"/>
          <w:szCs w:val="28"/>
        </w:rPr>
        <w:t xml:space="preserve">After filling out all fields, hit the </w:t>
      </w:r>
      <w:r w:rsidR="00A33CEC" w:rsidRPr="00A33CEC">
        <w:rPr>
          <w:rFonts w:ascii="Times New Roman" w:eastAsia="Times New Roman" w:hAnsi="Times New Roman"/>
          <w:b/>
          <w:bCs/>
          <w:color w:val="000000"/>
          <w:sz w:val="28"/>
          <w:szCs w:val="28"/>
        </w:rPr>
        <w:t>Save</w:t>
      </w:r>
      <w:r>
        <w:rPr>
          <w:rFonts w:ascii="Times New Roman" w:eastAsia="Times New Roman" w:hAnsi="Times New Roman"/>
          <w:bCs/>
          <w:color w:val="000000"/>
          <w:sz w:val="28"/>
          <w:szCs w:val="28"/>
        </w:rPr>
        <w:t xml:space="preserve"> button.</w:t>
      </w:r>
    </w:p>
    <w:p w14:paraId="1CD27D3D" w14:textId="3A45EAFB" w:rsidR="004E4138" w:rsidRDefault="0087002A" w:rsidP="004E4138">
      <w:pPr>
        <w:spacing w:before="100" w:beforeAutospacing="1" w:after="100" w:afterAutospacing="1" w:line="240" w:lineRule="auto"/>
        <w:rPr>
          <w:rFonts w:ascii="Times New Roman" w:eastAsia="Times New Roman" w:hAnsi="Times New Roman"/>
          <w:bCs/>
          <w:color w:val="000000"/>
          <w:sz w:val="28"/>
          <w:szCs w:val="28"/>
        </w:rPr>
      </w:pPr>
      <w:r w:rsidRPr="0087002A">
        <w:rPr>
          <w:rFonts w:ascii="Times New Roman" w:eastAsia="Times New Roman" w:hAnsi="Times New Roman"/>
          <w:bCs/>
          <w:noProof/>
          <w:color w:val="000000"/>
          <w:sz w:val="28"/>
          <w:szCs w:val="28"/>
        </w:rPr>
        <w:drawing>
          <wp:inline distT="0" distB="0" distL="0" distR="0" wp14:anchorId="27546CE3" wp14:editId="3AF71CB1">
            <wp:extent cx="5943600" cy="35331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533140"/>
                    </a:xfrm>
                    <a:prstGeom prst="rect">
                      <a:avLst/>
                    </a:prstGeom>
                  </pic:spPr>
                </pic:pic>
              </a:graphicData>
            </a:graphic>
          </wp:inline>
        </w:drawing>
      </w:r>
    </w:p>
    <w:p w14:paraId="7C8C5D09" w14:textId="67F666B4" w:rsidR="004E4138" w:rsidRPr="004E4138" w:rsidRDefault="00A33CEC" w:rsidP="004E4138">
      <w:pPr>
        <w:spacing w:before="100" w:beforeAutospacing="1" w:after="100" w:afterAutospacing="1" w:line="240" w:lineRule="auto"/>
        <w:rPr>
          <w:rFonts w:ascii="Times New Roman" w:eastAsia="Times New Roman" w:hAnsi="Times New Roman"/>
          <w:bCs/>
          <w:color w:val="000000"/>
          <w:sz w:val="28"/>
          <w:szCs w:val="28"/>
        </w:rPr>
      </w:pPr>
      <w:r>
        <w:rPr>
          <w:rFonts w:ascii="Times New Roman" w:eastAsia="Times New Roman" w:hAnsi="Times New Roman"/>
          <w:bCs/>
          <w:color w:val="000000"/>
          <w:sz w:val="28"/>
          <w:szCs w:val="28"/>
        </w:rPr>
        <w:t>The User may then Log in to the Web Portal.</w:t>
      </w:r>
      <w:r w:rsidR="004E4138" w:rsidRPr="004E4138">
        <w:rPr>
          <w:rFonts w:ascii="Times New Roman" w:eastAsia="Times New Roman" w:hAnsi="Times New Roman"/>
          <w:bCs/>
          <w:color w:val="000000"/>
          <w:sz w:val="28"/>
          <w:szCs w:val="28"/>
        </w:rPr>
        <w:t xml:space="preserve"> </w:t>
      </w:r>
    </w:p>
    <w:sectPr w:rsidR="004E4138" w:rsidRPr="004E4138">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A660EC" w14:textId="77777777" w:rsidR="00D027A8" w:rsidRDefault="00D027A8" w:rsidP="005E7186">
      <w:pPr>
        <w:spacing w:after="0" w:line="240" w:lineRule="auto"/>
      </w:pPr>
      <w:r>
        <w:separator/>
      </w:r>
    </w:p>
  </w:endnote>
  <w:endnote w:type="continuationSeparator" w:id="0">
    <w:p w14:paraId="47222FD3" w14:textId="77777777" w:rsidR="00D027A8" w:rsidRDefault="00D027A8" w:rsidP="005E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563C66" w14:textId="77777777" w:rsidR="00027E9C" w:rsidRDefault="00027E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763EE" w14:textId="77777777" w:rsidR="005E7186" w:rsidRDefault="005E7186" w:rsidP="005E7186">
    <w:pPr>
      <w:pStyle w:val="Footer"/>
      <w:tabs>
        <w:tab w:val="clear" w:pos="4680"/>
        <w:tab w:val="clear" w:pos="9360"/>
        <w:tab w:val="left" w:pos="3195"/>
      </w:tabs>
      <w:jc w:val="right"/>
    </w:pPr>
    <w:r>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79A4DEB7" wp14:editId="450102CC">
              <wp:simplePos x="0" y="0"/>
              <wp:positionH relativeFrom="page">
                <wp:posOffset>19050</wp:posOffset>
              </wp:positionH>
              <wp:positionV relativeFrom="page">
                <wp:posOffset>9401810</wp:posOffset>
              </wp:positionV>
              <wp:extent cx="7753350" cy="647700"/>
              <wp:effectExtent l="0" t="0" r="0" b="0"/>
              <wp:wrapNone/>
              <wp:docPr id="19" name="Isosceles Tri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53350" cy="64770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D530BD" w14:textId="123BCD34" w:rsidR="005E7186" w:rsidRDefault="005E7186" w:rsidP="005E7186">
                          <w:pPr>
                            <w:rPr>
                              <w:szCs w:val="72"/>
                            </w:rPr>
                          </w:pPr>
                          <w:r>
                            <w:rPr>
                              <w:szCs w:val="72"/>
                            </w:rPr>
                            <w:t xml:space="preserve">   Page </w:t>
                          </w:r>
                          <w:r>
                            <w:rPr>
                              <w:szCs w:val="72"/>
                            </w:rPr>
                            <w:fldChar w:fldCharType="begin"/>
                          </w:r>
                          <w:r>
                            <w:rPr>
                              <w:szCs w:val="72"/>
                            </w:rPr>
                            <w:instrText xml:space="preserve"> PAGE  \* Arabic  \* MERGEFORMAT </w:instrText>
                          </w:r>
                          <w:r>
                            <w:rPr>
                              <w:szCs w:val="72"/>
                            </w:rPr>
                            <w:fldChar w:fldCharType="separate"/>
                          </w:r>
                          <w:r w:rsidR="00A52FF6">
                            <w:rPr>
                              <w:noProof/>
                              <w:szCs w:val="72"/>
                            </w:rPr>
                            <w:t>11</w:t>
                          </w:r>
                          <w:r>
                            <w:rPr>
                              <w:szCs w:val="72"/>
                            </w:rPr>
                            <w:fldChar w:fldCharType="end"/>
                          </w:r>
                          <w:r>
                            <w:rPr>
                              <w:szCs w:val="72"/>
                            </w:rPr>
                            <w:t xml:space="preserve"> of </w:t>
                          </w:r>
                          <w:r>
                            <w:rPr>
                              <w:szCs w:val="72"/>
                            </w:rPr>
                            <w:fldChar w:fldCharType="begin"/>
                          </w:r>
                          <w:r>
                            <w:rPr>
                              <w:szCs w:val="72"/>
                            </w:rPr>
                            <w:instrText xml:space="preserve"> NUMPAGES  \* Arabic  \* MERGEFORMAT </w:instrText>
                          </w:r>
                          <w:r>
                            <w:rPr>
                              <w:szCs w:val="72"/>
                            </w:rPr>
                            <w:fldChar w:fldCharType="separate"/>
                          </w:r>
                          <w:ins w:id="7" w:author="Michael Reisz" w:date="2017-02-15T13:16:00Z">
                            <w:r w:rsidR="00A52FF6">
                              <w:rPr>
                                <w:noProof/>
                                <w:szCs w:val="72"/>
                              </w:rPr>
                              <w:t>11</w:t>
                            </w:r>
                          </w:ins>
                          <w:del w:id="8" w:author="Michael Reisz" w:date="2017-02-15T10:45:00Z">
                            <w:r w:rsidR="00DC581E" w:rsidDel="00A52FF6">
                              <w:rPr>
                                <w:noProof/>
                                <w:szCs w:val="72"/>
                              </w:rPr>
                              <w:delText>11</w:delText>
                            </w:r>
                          </w:del>
                          <w:r>
                            <w:rPr>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A4DEB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9" o:spid="_x0000_s1026" type="#_x0000_t5" style="position:absolute;left:0;text-align:left;margin-left:1.5pt;margin-top:740.3pt;width:610.5pt;height:51pt;flip:x;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" adj="21600" fillcolor="#d2eaf1" stroked="f">
              <v:textbox>
                <w:txbxContent>
                  <w:p w14:paraId="52D530BD" w14:textId="123BCD34" w:rsidR="005E7186" w:rsidRDefault="005E7186" w:rsidP="005E7186">
                    <w:pPr>
                      <w:rPr>
                        <w:szCs w:val="72"/>
                      </w:rPr>
                    </w:pPr>
                    <w:r>
                      <w:rPr>
                        <w:szCs w:val="72"/>
                      </w:rPr>
                      <w:t xml:space="preserve">   Page </w:t>
                    </w:r>
                    <w:r>
                      <w:rPr>
                        <w:szCs w:val="72"/>
                      </w:rPr>
                      <w:fldChar w:fldCharType="begin"/>
                    </w:r>
                    <w:r>
                      <w:rPr>
                        <w:szCs w:val="72"/>
                      </w:rPr>
                      <w:instrText xml:space="preserve"> PAGE  \* Arabic  \* MERGEFORMAT </w:instrText>
                    </w:r>
                    <w:r>
                      <w:rPr>
                        <w:szCs w:val="72"/>
                      </w:rPr>
                      <w:fldChar w:fldCharType="separate"/>
                    </w:r>
                    <w:r w:rsidR="00A52FF6">
                      <w:rPr>
                        <w:noProof/>
                        <w:szCs w:val="72"/>
                      </w:rPr>
                      <w:t>11</w:t>
                    </w:r>
                    <w:r>
                      <w:rPr>
                        <w:szCs w:val="72"/>
                      </w:rPr>
                      <w:fldChar w:fldCharType="end"/>
                    </w:r>
                    <w:r>
                      <w:rPr>
                        <w:szCs w:val="72"/>
                      </w:rPr>
                      <w:t xml:space="preserve"> of </w:t>
                    </w:r>
                    <w:r>
                      <w:rPr>
                        <w:szCs w:val="72"/>
                      </w:rPr>
                      <w:fldChar w:fldCharType="begin"/>
                    </w:r>
                    <w:r>
                      <w:rPr>
                        <w:szCs w:val="72"/>
                      </w:rPr>
                      <w:instrText xml:space="preserve"> NUMPAGES  \* Arabic  \* MERGEFORMAT </w:instrText>
                    </w:r>
                    <w:r>
                      <w:rPr>
                        <w:szCs w:val="72"/>
                      </w:rPr>
                      <w:fldChar w:fldCharType="separate"/>
                    </w:r>
                    <w:ins w:id="9" w:author="Michael Reisz" w:date="2017-02-15T13:16:00Z">
                      <w:r w:rsidR="00A52FF6">
                        <w:rPr>
                          <w:noProof/>
                          <w:szCs w:val="72"/>
                        </w:rPr>
                        <w:t>11</w:t>
                      </w:r>
                    </w:ins>
                    <w:del w:id="10" w:author="Michael Reisz" w:date="2017-02-15T10:45:00Z">
                      <w:r w:rsidR="00DC581E" w:rsidDel="00A52FF6">
                        <w:rPr>
                          <w:noProof/>
                          <w:szCs w:val="72"/>
                        </w:rPr>
                        <w:delText>11</w:delText>
                      </w:r>
                    </w:del>
                    <w:r>
                      <w:rPr>
                        <w:szCs w:val="72"/>
                      </w:rPr>
                      <w:fldChar w:fldCharType="end"/>
                    </w:r>
                  </w:p>
                </w:txbxContent>
              </v:textbox>
              <w10:wrap anchorx="page" anchory="page"/>
            </v:shape>
          </w:pict>
        </mc:Fallback>
      </mc:AlternateContent>
    </w:r>
    <w:r>
      <w:tab/>
      <w:t xml:space="preserve">  </w:t>
    </w:r>
    <w:sdt>
      <w:sdtPr>
        <w:id w:val="-1074816199"/>
        <w:docPartObj>
          <w:docPartGallery w:val="Page Numbers (Bottom of Page)"/>
          <w:docPartUnique/>
        </w:docPartObj>
      </w:sdtPr>
      <w:sdtEndPr/>
      <w:sdtContent>
        <w:r>
          <w:rPr>
            <w:rFonts w:ascii="Times New Roman" w:hAnsi="Times New Roman"/>
            <w:color w:val="000000"/>
            <w:sz w:val="27"/>
            <w:szCs w:val="27"/>
          </w:rPr>
          <w:t xml:space="preserve">© 2017 Milliman, Inc. </w:t>
        </w:r>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D5432A" w14:textId="77777777" w:rsidR="00027E9C" w:rsidRDefault="00027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511F90" w14:textId="77777777" w:rsidR="00D027A8" w:rsidRDefault="00D027A8" w:rsidP="005E7186">
      <w:pPr>
        <w:spacing w:after="0" w:line="240" w:lineRule="auto"/>
      </w:pPr>
      <w:r>
        <w:separator/>
      </w:r>
    </w:p>
  </w:footnote>
  <w:footnote w:type="continuationSeparator" w:id="0">
    <w:p w14:paraId="2B7DA4E2" w14:textId="77777777" w:rsidR="00D027A8" w:rsidRDefault="00D027A8" w:rsidP="005E71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383BDB" w14:textId="77777777" w:rsidR="00027E9C" w:rsidRDefault="00027E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F221F" w14:textId="77777777" w:rsidR="005E7186" w:rsidRDefault="005E7186" w:rsidP="005E7186">
    <w:pPr>
      <w:pStyle w:val="Header"/>
      <w:jc w:val="right"/>
    </w:pPr>
    <w:r>
      <w:rPr>
        <w:rFonts w:ascii="Arial" w:hAnsi="Arial" w:cs="Arial"/>
        <w:noProof/>
        <w:color w:val="000000"/>
        <w:sz w:val="16"/>
        <w:szCs w:val="16"/>
      </w:rPr>
      <w:drawing>
        <wp:inline distT="0" distB="0" distL="0" distR="0" wp14:anchorId="42AF4FC4" wp14:editId="5A93F82E">
          <wp:extent cx="895350" cy="228600"/>
          <wp:effectExtent l="0" t="0" r="0" b="0"/>
          <wp:docPr id="4" name="Picture 4" descr="cid:image001.png@01CD0139.1DBDBC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CD0139.1DBDBCF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95350" cy="2286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027A8E" w14:textId="77777777" w:rsidR="00027E9C" w:rsidRDefault="00027E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236B0"/>
    <w:multiLevelType w:val="hybridMultilevel"/>
    <w:tmpl w:val="6B5E6C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BA6DC9"/>
    <w:multiLevelType w:val="hybridMultilevel"/>
    <w:tmpl w:val="FFDE7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22832"/>
    <w:multiLevelType w:val="hybridMultilevel"/>
    <w:tmpl w:val="92E4C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2E7D84"/>
    <w:multiLevelType w:val="hybridMultilevel"/>
    <w:tmpl w:val="E9A024C0"/>
    <w:lvl w:ilvl="0" w:tplc="00E0F39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C671A0"/>
    <w:multiLevelType w:val="hybridMultilevel"/>
    <w:tmpl w:val="CD861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9960F10"/>
    <w:multiLevelType w:val="hybridMultilevel"/>
    <w:tmpl w:val="3306B7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BE33BD8"/>
    <w:multiLevelType w:val="hybridMultilevel"/>
    <w:tmpl w:val="0AEAF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6318D0"/>
    <w:multiLevelType w:val="hybridMultilevel"/>
    <w:tmpl w:val="29D2D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2E75C1"/>
    <w:multiLevelType w:val="hybridMultilevel"/>
    <w:tmpl w:val="FA16C106"/>
    <w:lvl w:ilvl="0" w:tplc="BAD4DB6E">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4473C3"/>
    <w:multiLevelType w:val="hybridMultilevel"/>
    <w:tmpl w:val="5FB2B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A127A7"/>
    <w:multiLevelType w:val="hybridMultilevel"/>
    <w:tmpl w:val="B7F00D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8C93875"/>
    <w:multiLevelType w:val="hybridMultilevel"/>
    <w:tmpl w:val="4244A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F662F8"/>
    <w:multiLevelType w:val="hybridMultilevel"/>
    <w:tmpl w:val="33909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A2062C"/>
    <w:multiLevelType w:val="hybridMultilevel"/>
    <w:tmpl w:val="0CEE7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B37289"/>
    <w:multiLevelType w:val="hybridMultilevel"/>
    <w:tmpl w:val="A3BE5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731708"/>
    <w:multiLevelType w:val="multilevel"/>
    <w:tmpl w:val="6592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1"/>
  </w:num>
  <w:num w:numId="3">
    <w:abstractNumId w:val="0"/>
  </w:num>
  <w:num w:numId="4">
    <w:abstractNumId w:val="12"/>
  </w:num>
  <w:num w:numId="5">
    <w:abstractNumId w:val="13"/>
  </w:num>
  <w:num w:numId="6">
    <w:abstractNumId w:val="1"/>
  </w:num>
  <w:num w:numId="7">
    <w:abstractNumId w:val="3"/>
  </w:num>
  <w:num w:numId="8">
    <w:abstractNumId w:val="7"/>
  </w:num>
  <w:num w:numId="9">
    <w:abstractNumId w:val="4"/>
  </w:num>
  <w:num w:numId="10">
    <w:abstractNumId w:val="14"/>
  </w:num>
  <w:num w:numId="11">
    <w:abstractNumId w:val="8"/>
  </w:num>
  <w:num w:numId="12">
    <w:abstractNumId w:val="5"/>
  </w:num>
  <w:num w:numId="13">
    <w:abstractNumId w:val="10"/>
  </w:num>
  <w:num w:numId="14">
    <w:abstractNumId w:val="2"/>
  </w:num>
  <w:num w:numId="15">
    <w:abstractNumId w:val="9"/>
  </w:num>
  <w:num w:numId="16">
    <w:abstractNumId w:val="6"/>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hael Reisz">
    <w15:presenceInfo w15:providerId="AD" w15:userId="S-1-5-21-2660683129-3636505375-3381148637-683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8"/>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201"/>
    <w:rsid w:val="00015ADD"/>
    <w:rsid w:val="00024DE8"/>
    <w:rsid w:val="00027E9C"/>
    <w:rsid w:val="00033579"/>
    <w:rsid w:val="0004068B"/>
    <w:rsid w:val="000630D0"/>
    <w:rsid w:val="00086562"/>
    <w:rsid w:val="000E6F1B"/>
    <w:rsid w:val="001102C6"/>
    <w:rsid w:val="00163997"/>
    <w:rsid w:val="00174FDA"/>
    <w:rsid w:val="00193D28"/>
    <w:rsid w:val="001979F4"/>
    <w:rsid w:val="001A21BD"/>
    <w:rsid w:val="001C7365"/>
    <w:rsid w:val="001D3D40"/>
    <w:rsid w:val="001F1168"/>
    <w:rsid w:val="00204DCD"/>
    <w:rsid w:val="00227AF1"/>
    <w:rsid w:val="00230381"/>
    <w:rsid w:val="00246D81"/>
    <w:rsid w:val="0025455F"/>
    <w:rsid w:val="00271C5E"/>
    <w:rsid w:val="00272125"/>
    <w:rsid w:val="002A629C"/>
    <w:rsid w:val="002B7190"/>
    <w:rsid w:val="002F185D"/>
    <w:rsid w:val="00320105"/>
    <w:rsid w:val="003367BE"/>
    <w:rsid w:val="00341439"/>
    <w:rsid w:val="00353763"/>
    <w:rsid w:val="00357191"/>
    <w:rsid w:val="003A47CC"/>
    <w:rsid w:val="003B78CC"/>
    <w:rsid w:val="003B7E12"/>
    <w:rsid w:val="003D72F7"/>
    <w:rsid w:val="003F18BC"/>
    <w:rsid w:val="00406DB0"/>
    <w:rsid w:val="00426235"/>
    <w:rsid w:val="00442A33"/>
    <w:rsid w:val="004A1159"/>
    <w:rsid w:val="004E4138"/>
    <w:rsid w:val="004E6A6A"/>
    <w:rsid w:val="005163F1"/>
    <w:rsid w:val="005263F2"/>
    <w:rsid w:val="00533714"/>
    <w:rsid w:val="00552AB9"/>
    <w:rsid w:val="0056659B"/>
    <w:rsid w:val="005A4019"/>
    <w:rsid w:val="005E4FB9"/>
    <w:rsid w:val="005E7186"/>
    <w:rsid w:val="005F3295"/>
    <w:rsid w:val="00606AD5"/>
    <w:rsid w:val="0064778B"/>
    <w:rsid w:val="00653B2B"/>
    <w:rsid w:val="006667CB"/>
    <w:rsid w:val="00681C31"/>
    <w:rsid w:val="006C4CD7"/>
    <w:rsid w:val="006D7576"/>
    <w:rsid w:val="00705F0E"/>
    <w:rsid w:val="00712FA8"/>
    <w:rsid w:val="00714FA0"/>
    <w:rsid w:val="00736025"/>
    <w:rsid w:val="0077648B"/>
    <w:rsid w:val="007927D9"/>
    <w:rsid w:val="00797432"/>
    <w:rsid w:val="007A30D3"/>
    <w:rsid w:val="007A3AB8"/>
    <w:rsid w:val="007A5DAE"/>
    <w:rsid w:val="007D2F28"/>
    <w:rsid w:val="007F0F78"/>
    <w:rsid w:val="00807295"/>
    <w:rsid w:val="008434E4"/>
    <w:rsid w:val="0087002A"/>
    <w:rsid w:val="009005D2"/>
    <w:rsid w:val="00900ADD"/>
    <w:rsid w:val="00957ED8"/>
    <w:rsid w:val="00976C18"/>
    <w:rsid w:val="00987D5B"/>
    <w:rsid w:val="009A4423"/>
    <w:rsid w:val="00A33CEC"/>
    <w:rsid w:val="00A43BBD"/>
    <w:rsid w:val="00A52FF6"/>
    <w:rsid w:val="00AA277C"/>
    <w:rsid w:val="00AC287A"/>
    <w:rsid w:val="00AE72B3"/>
    <w:rsid w:val="00AF7CA2"/>
    <w:rsid w:val="00B15E8C"/>
    <w:rsid w:val="00B52565"/>
    <w:rsid w:val="00B61155"/>
    <w:rsid w:val="00B63918"/>
    <w:rsid w:val="00BA7DD6"/>
    <w:rsid w:val="00BB653F"/>
    <w:rsid w:val="00BC3EC0"/>
    <w:rsid w:val="00BD6BBB"/>
    <w:rsid w:val="00CC7C61"/>
    <w:rsid w:val="00D0262D"/>
    <w:rsid w:val="00D027A8"/>
    <w:rsid w:val="00D11069"/>
    <w:rsid w:val="00D41D7D"/>
    <w:rsid w:val="00D435E1"/>
    <w:rsid w:val="00D75393"/>
    <w:rsid w:val="00D92174"/>
    <w:rsid w:val="00D932EF"/>
    <w:rsid w:val="00D947A5"/>
    <w:rsid w:val="00DA7B7F"/>
    <w:rsid w:val="00DC581E"/>
    <w:rsid w:val="00DC7E16"/>
    <w:rsid w:val="00DD108E"/>
    <w:rsid w:val="00DE4A24"/>
    <w:rsid w:val="00DF0245"/>
    <w:rsid w:val="00DF1184"/>
    <w:rsid w:val="00E07514"/>
    <w:rsid w:val="00E118A1"/>
    <w:rsid w:val="00E24C23"/>
    <w:rsid w:val="00E71EEA"/>
    <w:rsid w:val="00E90DA3"/>
    <w:rsid w:val="00EB4201"/>
    <w:rsid w:val="00EB4DD5"/>
    <w:rsid w:val="00F76535"/>
    <w:rsid w:val="00F8432F"/>
    <w:rsid w:val="00F85077"/>
    <w:rsid w:val="00F9488D"/>
    <w:rsid w:val="00FA3194"/>
    <w:rsid w:val="00FD3520"/>
    <w:rsid w:val="00FD4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F63438"/>
  <w15:docId w15:val="{B6DACAF2-08FD-4109-A246-AC44E861F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B42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B42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20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B4201"/>
    <w:rPr>
      <w:rFonts w:ascii="Times New Roman" w:eastAsia="Times New Roman" w:hAnsi="Times New Roman" w:cs="Times New Roman"/>
      <w:b/>
      <w:bCs/>
      <w:sz w:val="36"/>
      <w:szCs w:val="36"/>
    </w:rPr>
  </w:style>
  <w:style w:type="paragraph" w:customStyle="1" w:styleId="msonormal0">
    <w:name w:val="msonormal"/>
    <w:basedOn w:val="Normal"/>
    <w:rsid w:val="00EB420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B420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B4201"/>
    <w:rPr>
      <w:i/>
      <w:iCs/>
    </w:rPr>
  </w:style>
  <w:style w:type="character" w:styleId="Strong">
    <w:name w:val="Strong"/>
    <w:basedOn w:val="DefaultParagraphFont"/>
    <w:uiPriority w:val="22"/>
    <w:qFormat/>
    <w:rsid w:val="00EB4201"/>
    <w:rPr>
      <w:b/>
      <w:bCs/>
    </w:rPr>
  </w:style>
  <w:style w:type="character" w:styleId="Hyperlink">
    <w:name w:val="Hyperlink"/>
    <w:basedOn w:val="DefaultParagraphFont"/>
    <w:uiPriority w:val="99"/>
    <w:unhideWhenUsed/>
    <w:rsid w:val="00EB4201"/>
    <w:rPr>
      <w:color w:val="0000FF"/>
      <w:u w:val="single"/>
    </w:rPr>
  </w:style>
  <w:style w:type="character" w:styleId="FollowedHyperlink">
    <w:name w:val="FollowedHyperlink"/>
    <w:basedOn w:val="DefaultParagraphFont"/>
    <w:uiPriority w:val="99"/>
    <w:semiHidden/>
    <w:unhideWhenUsed/>
    <w:rsid w:val="00EB4201"/>
    <w:rPr>
      <w:color w:val="800080"/>
      <w:u w:val="single"/>
    </w:rPr>
  </w:style>
  <w:style w:type="character" w:customStyle="1" w:styleId="apple-converted-space">
    <w:name w:val="apple-converted-space"/>
    <w:basedOn w:val="DefaultParagraphFont"/>
    <w:rsid w:val="00EB4201"/>
  </w:style>
  <w:style w:type="table" w:styleId="TableGrid">
    <w:name w:val="Table Grid"/>
    <w:basedOn w:val="TableNormal"/>
    <w:uiPriority w:val="39"/>
    <w:rsid w:val="00E90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2F28"/>
    <w:pPr>
      <w:spacing w:line="252" w:lineRule="auto"/>
      <w:ind w:left="720"/>
      <w:contextualSpacing/>
    </w:pPr>
    <w:rPr>
      <w:rFonts w:ascii="Calibri" w:hAnsi="Calibri" w:cs="Times New Roman"/>
    </w:rPr>
  </w:style>
  <w:style w:type="paragraph" w:styleId="BalloonText">
    <w:name w:val="Balloon Text"/>
    <w:basedOn w:val="Normal"/>
    <w:link w:val="BalloonTextChar"/>
    <w:uiPriority w:val="99"/>
    <w:semiHidden/>
    <w:unhideWhenUsed/>
    <w:rsid w:val="00705F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F0E"/>
    <w:rPr>
      <w:rFonts w:ascii="Tahoma" w:hAnsi="Tahoma" w:cs="Tahoma"/>
      <w:sz w:val="16"/>
      <w:szCs w:val="16"/>
    </w:rPr>
  </w:style>
  <w:style w:type="paragraph" w:styleId="Header">
    <w:name w:val="header"/>
    <w:basedOn w:val="Normal"/>
    <w:link w:val="HeaderChar"/>
    <w:uiPriority w:val="99"/>
    <w:unhideWhenUsed/>
    <w:rsid w:val="005E71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186"/>
  </w:style>
  <w:style w:type="paragraph" w:styleId="Footer">
    <w:name w:val="footer"/>
    <w:basedOn w:val="Normal"/>
    <w:link w:val="FooterChar"/>
    <w:uiPriority w:val="99"/>
    <w:unhideWhenUsed/>
    <w:rsid w:val="005E71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186"/>
  </w:style>
  <w:style w:type="paragraph" w:styleId="Revision">
    <w:name w:val="Revision"/>
    <w:hidden/>
    <w:uiPriority w:val="99"/>
    <w:semiHidden/>
    <w:rsid w:val="001F1168"/>
    <w:pPr>
      <w:spacing w:after="0" w:line="240" w:lineRule="auto"/>
    </w:pPr>
  </w:style>
  <w:style w:type="character" w:styleId="CommentReference">
    <w:name w:val="annotation reference"/>
    <w:basedOn w:val="DefaultParagraphFont"/>
    <w:uiPriority w:val="99"/>
    <w:semiHidden/>
    <w:unhideWhenUsed/>
    <w:rsid w:val="005A4019"/>
    <w:rPr>
      <w:sz w:val="16"/>
      <w:szCs w:val="16"/>
    </w:rPr>
  </w:style>
  <w:style w:type="paragraph" w:styleId="CommentText">
    <w:name w:val="annotation text"/>
    <w:basedOn w:val="Normal"/>
    <w:link w:val="CommentTextChar"/>
    <w:uiPriority w:val="99"/>
    <w:semiHidden/>
    <w:unhideWhenUsed/>
    <w:rsid w:val="005A4019"/>
    <w:pPr>
      <w:spacing w:line="240" w:lineRule="auto"/>
    </w:pPr>
    <w:rPr>
      <w:sz w:val="20"/>
      <w:szCs w:val="20"/>
    </w:rPr>
  </w:style>
  <w:style w:type="character" w:customStyle="1" w:styleId="CommentTextChar">
    <w:name w:val="Comment Text Char"/>
    <w:basedOn w:val="DefaultParagraphFont"/>
    <w:link w:val="CommentText"/>
    <w:uiPriority w:val="99"/>
    <w:semiHidden/>
    <w:rsid w:val="005A4019"/>
    <w:rPr>
      <w:sz w:val="20"/>
      <w:szCs w:val="20"/>
    </w:rPr>
  </w:style>
  <w:style w:type="paragraph" w:styleId="CommentSubject">
    <w:name w:val="annotation subject"/>
    <w:basedOn w:val="CommentText"/>
    <w:next w:val="CommentText"/>
    <w:link w:val="CommentSubjectChar"/>
    <w:uiPriority w:val="99"/>
    <w:semiHidden/>
    <w:unhideWhenUsed/>
    <w:rsid w:val="005A4019"/>
    <w:rPr>
      <w:b/>
      <w:bCs/>
    </w:rPr>
  </w:style>
  <w:style w:type="character" w:customStyle="1" w:styleId="CommentSubjectChar">
    <w:name w:val="Comment Subject Char"/>
    <w:basedOn w:val="CommentTextChar"/>
    <w:link w:val="CommentSubject"/>
    <w:uiPriority w:val="99"/>
    <w:semiHidden/>
    <w:rsid w:val="005A401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870708">
      <w:bodyDiv w:val="1"/>
      <w:marLeft w:val="0"/>
      <w:marRight w:val="0"/>
      <w:marTop w:val="0"/>
      <w:marBottom w:val="0"/>
      <w:divBdr>
        <w:top w:val="none" w:sz="0" w:space="0" w:color="auto"/>
        <w:left w:val="none" w:sz="0" w:space="0" w:color="auto"/>
        <w:bottom w:val="none" w:sz="0" w:space="0" w:color="auto"/>
        <w:right w:val="none" w:sz="0" w:space="0" w:color="auto"/>
      </w:divBdr>
      <w:divsChild>
        <w:div w:id="9755246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microsoft.com/office/2011/relationships/people" Target="people.xml"/><Relationship Id="rId7" Type="http://schemas.openxmlformats.org/officeDocument/2006/relationships/hyperlink" Target="mailto:prm.support@milliman.com" TargetMode="Externa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rm.support@milliman.com" TargetMode="External"/><Relationship Id="rId24" Type="http://schemas.openxmlformats.org/officeDocument/2006/relationships/image" Target="media/image14.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mailto:prm.support@milliman.com" TargetMode="External"/><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hyperlink" Target="mailto:prm.support@milliman.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cid:image001.png@01D2494D.0DBE4B10" TargetMode="External"/><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840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Milliman, Inc.</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Barnes</dc:creator>
  <cp:lastModifiedBy>Michael Reisz</cp:lastModifiedBy>
  <cp:revision>2</cp:revision>
  <cp:lastPrinted>2017-02-14T20:41:00Z</cp:lastPrinted>
  <dcterms:created xsi:type="dcterms:W3CDTF">2017-02-15T18:16:00Z</dcterms:created>
  <dcterms:modified xsi:type="dcterms:W3CDTF">2017-02-15T18:16:00Z</dcterms:modified>
</cp:coreProperties>
</file>