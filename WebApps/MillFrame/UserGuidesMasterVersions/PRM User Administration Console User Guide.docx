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0748A0" w14:textId="77777777" w:rsidR="0081777A" w:rsidRDefault="0081777A" w:rsidP="00F85F7A">
      <w:pPr>
        <w:spacing w:before="100" w:beforeAutospacing="1" w:after="100" w:afterAutospacing="1" w:line="240" w:lineRule="auto"/>
        <w:rPr>
          <w:rFonts w:ascii="Arial" w:eastAsia="Times New Roman" w:hAnsi="Arial" w:cs="Arial"/>
          <w:color w:val="000000"/>
        </w:rPr>
      </w:pPr>
    </w:p>
    <w:p w14:paraId="5379DE97" w14:textId="77777777" w:rsidR="00EB4201" w:rsidRPr="00E81941" w:rsidRDefault="0098459D" w:rsidP="00F85F7A">
      <w:pPr>
        <w:spacing w:before="100" w:beforeAutospacing="1" w:after="100" w:afterAutospacing="1" w:line="240" w:lineRule="auto"/>
        <w:rPr>
          <w:rFonts w:ascii="Arial" w:eastAsia="Times New Roman" w:hAnsi="Arial" w:cs="Arial"/>
          <w:sz w:val="28"/>
          <w:szCs w:val="28"/>
        </w:rPr>
      </w:pPr>
      <w:r>
        <w:rPr>
          <w:rFonts w:ascii="Arial" w:eastAsia="Times New Roman" w:hAnsi="Arial" w:cs="Arial"/>
          <w:sz w:val="28"/>
          <w:szCs w:val="28"/>
        </w:rPr>
        <w:pict w14:anchorId="10F2A1CE">
          <v:rect id="_x0000_i1025" style="width:0;height:1.5pt" o:hralign="center" o:hrstd="t" o:hrnoshade="t" o:hr="t" fillcolor="black" stroked="f"/>
        </w:pict>
      </w:r>
    </w:p>
    <w:p w14:paraId="055D371A" w14:textId="77777777" w:rsidR="00EB4201" w:rsidRPr="00E81941" w:rsidRDefault="00F85F7A" w:rsidP="00EB4201">
      <w:pPr>
        <w:spacing w:before="100" w:beforeAutospacing="1" w:after="100" w:afterAutospacing="1" w:line="240" w:lineRule="auto"/>
        <w:outlineLvl w:val="0"/>
        <w:rPr>
          <w:rFonts w:ascii="Arial" w:eastAsia="Times New Roman" w:hAnsi="Arial" w:cs="Arial"/>
          <w:b/>
          <w:bCs/>
          <w:color w:val="000000"/>
          <w:kern w:val="36"/>
          <w:sz w:val="28"/>
          <w:szCs w:val="28"/>
        </w:rPr>
      </w:pPr>
      <w:r w:rsidRPr="00E81941">
        <w:rPr>
          <w:rFonts w:ascii="Arial" w:eastAsia="Times New Roman" w:hAnsi="Arial" w:cs="Arial"/>
          <w:b/>
          <w:bCs/>
          <w:color w:val="000000"/>
          <w:kern w:val="36"/>
          <w:sz w:val="28"/>
          <w:szCs w:val="28"/>
        </w:rPr>
        <w:t>P</w:t>
      </w:r>
      <w:r w:rsidR="00900ADD" w:rsidRPr="00E81941">
        <w:rPr>
          <w:rFonts w:ascii="Arial" w:eastAsia="Times New Roman" w:hAnsi="Arial" w:cs="Arial"/>
          <w:b/>
          <w:bCs/>
          <w:color w:val="000000"/>
          <w:kern w:val="36"/>
          <w:sz w:val="28"/>
          <w:szCs w:val="28"/>
        </w:rPr>
        <w:t>RM Release MillFrame 4.</w:t>
      </w:r>
      <w:r w:rsidR="0096737A" w:rsidRPr="00E81941">
        <w:rPr>
          <w:rFonts w:ascii="Arial" w:eastAsia="Times New Roman" w:hAnsi="Arial" w:cs="Arial"/>
          <w:b/>
          <w:bCs/>
          <w:color w:val="000000"/>
          <w:kern w:val="36"/>
          <w:sz w:val="28"/>
          <w:szCs w:val="28"/>
        </w:rPr>
        <w:t>1.0</w:t>
      </w:r>
    </w:p>
    <w:p w14:paraId="641797AA" w14:textId="77777777" w:rsidR="00EB4201" w:rsidRPr="00E81941" w:rsidRDefault="006B3FA0" w:rsidP="00EB4201">
      <w:pPr>
        <w:spacing w:before="100" w:beforeAutospacing="1" w:after="100" w:afterAutospacing="1" w:line="240" w:lineRule="auto"/>
        <w:outlineLvl w:val="0"/>
        <w:rPr>
          <w:rFonts w:ascii="Arial" w:eastAsia="Times New Roman" w:hAnsi="Arial" w:cs="Arial"/>
          <w:b/>
          <w:bCs/>
          <w:color w:val="000000"/>
          <w:kern w:val="36"/>
          <w:sz w:val="28"/>
          <w:szCs w:val="28"/>
        </w:rPr>
      </w:pPr>
      <w:r w:rsidRPr="00E81941">
        <w:rPr>
          <w:rFonts w:ascii="Arial" w:eastAsia="Times New Roman" w:hAnsi="Arial" w:cs="Arial"/>
          <w:b/>
          <w:bCs/>
          <w:i/>
          <w:iCs/>
          <w:color w:val="000000"/>
          <w:kern w:val="36"/>
          <w:sz w:val="28"/>
          <w:szCs w:val="28"/>
        </w:rPr>
        <w:t xml:space="preserve">PRM User Administration Console </w:t>
      </w:r>
      <w:r w:rsidR="00EB4201" w:rsidRPr="00E81941">
        <w:rPr>
          <w:rFonts w:ascii="Arial" w:eastAsia="Times New Roman" w:hAnsi="Arial" w:cs="Arial"/>
          <w:b/>
          <w:bCs/>
          <w:i/>
          <w:iCs/>
          <w:color w:val="000000"/>
          <w:kern w:val="36"/>
          <w:sz w:val="28"/>
          <w:szCs w:val="28"/>
        </w:rPr>
        <w:t>User Guide</w:t>
      </w:r>
    </w:p>
    <w:p w14:paraId="78224FF0" w14:textId="77777777" w:rsidR="00EB4201" w:rsidRPr="002E0D17" w:rsidRDefault="0098459D" w:rsidP="00EB4201">
      <w:pPr>
        <w:spacing w:after="0" w:line="240" w:lineRule="auto"/>
        <w:rPr>
          <w:rFonts w:ascii="Arial" w:eastAsia="Times New Roman" w:hAnsi="Arial" w:cs="Arial"/>
        </w:rPr>
      </w:pPr>
      <w:r>
        <w:rPr>
          <w:rFonts w:ascii="Arial" w:eastAsia="Times New Roman" w:hAnsi="Arial" w:cs="Arial"/>
          <w:sz w:val="28"/>
          <w:szCs w:val="28"/>
        </w:rPr>
        <w:pict w14:anchorId="473612E8">
          <v:rect id="_x0000_i1026" style="width:0;height:1.5pt" o:hralign="center" o:hrstd="t" o:hrnoshade="t" o:hr="t" fillcolor="black" stroked="f"/>
        </w:pict>
      </w:r>
    </w:p>
    <w:p w14:paraId="57619BB4" w14:textId="77777777" w:rsidR="00EB4201" w:rsidRPr="002E0D17" w:rsidRDefault="00EB4201" w:rsidP="00EB4201">
      <w:pPr>
        <w:spacing w:before="100" w:beforeAutospacing="1" w:after="100" w:afterAutospacing="1" w:line="240" w:lineRule="auto"/>
        <w:rPr>
          <w:rFonts w:ascii="Arial" w:eastAsia="Times New Roman" w:hAnsi="Arial" w:cs="Arial"/>
          <w:color w:val="000000"/>
        </w:rPr>
      </w:pPr>
      <w:r w:rsidRPr="002E0D17">
        <w:rPr>
          <w:rFonts w:ascii="Arial" w:eastAsia="Times New Roman" w:hAnsi="Arial" w:cs="Arial"/>
          <w:color w:val="000000"/>
        </w:rPr>
        <w:t>Confidential and Proprietary</w:t>
      </w:r>
    </w:p>
    <w:p w14:paraId="569F296C" w14:textId="77777777" w:rsidR="00EB4201" w:rsidRPr="002E0D17" w:rsidRDefault="00EB4201" w:rsidP="00EB4201">
      <w:pPr>
        <w:spacing w:before="100" w:beforeAutospacing="1" w:after="100" w:afterAutospacing="1" w:line="240" w:lineRule="auto"/>
        <w:rPr>
          <w:rFonts w:ascii="Arial" w:eastAsia="Times New Roman" w:hAnsi="Arial" w:cs="Arial"/>
          <w:color w:val="000000"/>
        </w:rPr>
      </w:pPr>
      <w:r w:rsidRPr="002E0D17">
        <w:rPr>
          <w:rFonts w:ascii="Arial" w:eastAsia="Times New Roman" w:hAnsi="Arial" w:cs="Arial"/>
          <w:color w:val="000000"/>
        </w:rPr>
        <w:t>© 201</w:t>
      </w:r>
      <w:r w:rsidR="00CE1A17" w:rsidRPr="002E0D17">
        <w:rPr>
          <w:rFonts w:ascii="Arial" w:eastAsia="Times New Roman" w:hAnsi="Arial" w:cs="Arial"/>
          <w:color w:val="000000"/>
        </w:rPr>
        <w:t>7</w:t>
      </w:r>
      <w:r w:rsidRPr="002E0D17">
        <w:rPr>
          <w:rFonts w:ascii="Arial" w:eastAsia="Times New Roman" w:hAnsi="Arial" w:cs="Arial"/>
          <w:color w:val="000000"/>
        </w:rPr>
        <w:t xml:space="preserve"> Milliman, Inc. All rights reserved.</w:t>
      </w:r>
      <w:r w:rsidRPr="002E0D17">
        <w:rPr>
          <w:rFonts w:ascii="Arial" w:eastAsia="Times New Roman" w:hAnsi="Arial" w:cs="Arial"/>
          <w:color w:val="000000"/>
        </w:rPr>
        <w:br/>
        <w:t>Milliman® is a trademark of Milliman, Inc.</w:t>
      </w:r>
      <w:r w:rsidRPr="002E0D17">
        <w:rPr>
          <w:rFonts w:ascii="Arial" w:eastAsia="Times New Roman" w:hAnsi="Arial" w:cs="Arial"/>
          <w:color w:val="000000"/>
        </w:rPr>
        <w:br/>
        <w:t>All other trademarks belong to their respective owners</w:t>
      </w:r>
    </w:p>
    <w:p w14:paraId="3304F6B1" w14:textId="77777777" w:rsidR="00EB4201" w:rsidRPr="002E0D17" w:rsidRDefault="00EB4201" w:rsidP="00EB4201">
      <w:pPr>
        <w:spacing w:before="100" w:beforeAutospacing="1" w:after="100" w:afterAutospacing="1" w:line="240" w:lineRule="auto"/>
        <w:rPr>
          <w:rFonts w:ascii="Arial" w:eastAsia="Times New Roman" w:hAnsi="Arial" w:cs="Arial"/>
          <w:color w:val="000000"/>
        </w:rPr>
      </w:pPr>
      <w:r w:rsidRPr="002E0D17">
        <w:rPr>
          <w:rFonts w:ascii="Arial" w:eastAsia="Times New Roman" w:hAnsi="Arial" w:cs="Arial"/>
          <w:color w:val="000000"/>
        </w:rPr>
        <w:t>This manual and its contents are the confidential property of Milliman, Inc. and are prepared for the exclusive use of Milliman, Inc. and its subscribing clients. Any distribution or reproduction, intentional or unintentional, of any materials contained herein without the express written permission of Milliman, Inc. is prohibited.</w:t>
      </w:r>
    </w:p>
    <w:p w14:paraId="6078B1B3" w14:textId="77777777" w:rsidR="00B924D1" w:rsidRPr="002E0D17" w:rsidRDefault="00EB4201" w:rsidP="00EB4201">
      <w:pPr>
        <w:spacing w:before="100" w:beforeAutospacing="1" w:after="100" w:afterAutospacing="1" w:line="240" w:lineRule="auto"/>
        <w:rPr>
          <w:rFonts w:ascii="Arial" w:eastAsia="Times New Roman" w:hAnsi="Arial" w:cs="Arial"/>
          <w:color w:val="000000"/>
        </w:rPr>
      </w:pPr>
      <w:r w:rsidRPr="002E0D17">
        <w:rPr>
          <w:rFonts w:ascii="Arial" w:eastAsia="Times New Roman" w:hAnsi="Arial" w:cs="Arial"/>
          <w:color w:val="000000"/>
        </w:rPr>
        <w:t>For additional information, please contact</w:t>
      </w:r>
      <w:r w:rsidR="005D5E70" w:rsidRPr="002E0D17">
        <w:rPr>
          <w:rFonts w:ascii="Arial" w:eastAsia="Times New Roman" w:hAnsi="Arial" w:cs="Arial"/>
          <w:color w:val="000000"/>
        </w:rPr>
        <w:t xml:space="preserve"> </w:t>
      </w:r>
      <w:r w:rsidR="00B924D1" w:rsidRPr="002E0D17">
        <w:rPr>
          <w:rFonts w:ascii="Arial" w:eastAsia="Times New Roman" w:hAnsi="Arial" w:cs="Arial"/>
          <w:color w:val="000000"/>
        </w:rPr>
        <w:t>our technical support team by email:</w:t>
      </w:r>
      <w:r w:rsidR="00572B41" w:rsidRPr="002E0D17">
        <w:rPr>
          <w:rFonts w:ascii="Arial" w:eastAsia="Times New Roman" w:hAnsi="Arial" w:cs="Arial"/>
          <w:color w:val="000000"/>
        </w:rPr>
        <w:t xml:space="preserve"> </w:t>
      </w:r>
      <w:hyperlink r:id="rId8" w:history="1">
        <w:r w:rsidR="00B924D1" w:rsidRPr="002E0D17">
          <w:rPr>
            <w:rStyle w:val="Hyperlink"/>
            <w:rFonts w:ascii="Arial" w:eastAsia="Times New Roman" w:hAnsi="Arial" w:cs="Arial"/>
          </w:rPr>
          <w:t>PRM.Support@milliman.com</w:t>
        </w:r>
      </w:hyperlink>
    </w:p>
    <w:p w14:paraId="11461239" w14:textId="77777777" w:rsidR="00EB4201" w:rsidRPr="002E0D17" w:rsidRDefault="00EB4201" w:rsidP="00EB4201">
      <w:pPr>
        <w:spacing w:before="100" w:beforeAutospacing="1" w:after="100" w:afterAutospacing="1" w:line="240" w:lineRule="auto"/>
        <w:outlineLvl w:val="1"/>
        <w:rPr>
          <w:rFonts w:ascii="Arial" w:eastAsia="Times New Roman" w:hAnsi="Arial" w:cs="Arial"/>
          <w:b/>
          <w:bCs/>
          <w:color w:val="000000"/>
        </w:rPr>
      </w:pPr>
      <w:r w:rsidRPr="002E0D17">
        <w:rPr>
          <w:rFonts w:ascii="Arial" w:eastAsia="Times New Roman" w:hAnsi="Arial" w:cs="Arial"/>
          <w:b/>
          <w:bCs/>
          <w:color w:val="000000"/>
        </w:rPr>
        <w:t>Introduction</w:t>
      </w:r>
    </w:p>
    <w:p w14:paraId="619C5ED5" w14:textId="638EE5A5" w:rsidR="00900ADD" w:rsidRPr="002E0D17" w:rsidRDefault="00900ADD" w:rsidP="00733852">
      <w:pPr>
        <w:rPr>
          <w:rFonts w:ascii="Arial" w:eastAsia="Times New Roman" w:hAnsi="Arial" w:cs="Arial"/>
          <w:color w:val="000000"/>
        </w:rPr>
      </w:pPr>
      <w:r w:rsidRPr="002E0D17">
        <w:rPr>
          <w:rFonts w:ascii="Arial" w:eastAsia="Times New Roman" w:hAnsi="Arial" w:cs="Arial"/>
          <w:color w:val="000000"/>
        </w:rPr>
        <w:t xml:space="preserve">Milliman PRM Analytics is a predictive analytics solution capable of </w:t>
      </w:r>
      <w:r w:rsidR="00E5558F">
        <w:rPr>
          <w:rFonts w:ascii="Arial" w:eastAsia="Times New Roman" w:hAnsi="Arial" w:cs="Arial"/>
          <w:color w:val="000000"/>
        </w:rPr>
        <w:t>identifying potentially avoidable costs in healthcare populations under financial risk.</w:t>
      </w:r>
    </w:p>
    <w:p w14:paraId="46EF09DD" w14:textId="77777777" w:rsidR="00900ADD" w:rsidRPr="002E0D17" w:rsidRDefault="00EB4201" w:rsidP="00EB4201">
      <w:pPr>
        <w:spacing w:before="100" w:beforeAutospacing="1" w:after="100" w:afterAutospacing="1" w:line="240" w:lineRule="auto"/>
        <w:rPr>
          <w:rFonts w:ascii="Arial" w:eastAsia="Times New Roman" w:hAnsi="Arial" w:cs="Arial"/>
          <w:color w:val="000000"/>
        </w:rPr>
      </w:pPr>
      <w:r w:rsidRPr="002E0D17">
        <w:rPr>
          <w:rFonts w:ascii="Arial" w:eastAsia="Times New Roman" w:hAnsi="Arial" w:cs="Arial"/>
          <w:color w:val="000000"/>
        </w:rPr>
        <w:t xml:space="preserve">This user guide is designed to give users an understanding of </w:t>
      </w:r>
      <w:r w:rsidR="00900ADD" w:rsidRPr="002E0D17">
        <w:rPr>
          <w:rFonts w:ascii="Arial" w:eastAsia="Times New Roman" w:hAnsi="Arial" w:cs="Arial"/>
          <w:color w:val="000000"/>
        </w:rPr>
        <w:t xml:space="preserve">the latest features of the PRM </w:t>
      </w:r>
      <w:r w:rsidR="006B3FA0" w:rsidRPr="002E0D17">
        <w:rPr>
          <w:rFonts w:ascii="Arial" w:eastAsia="Times New Roman" w:hAnsi="Arial" w:cs="Arial"/>
          <w:color w:val="000000"/>
        </w:rPr>
        <w:t>User Administration console</w:t>
      </w:r>
      <w:r w:rsidR="00533714" w:rsidRPr="002E0D17">
        <w:rPr>
          <w:rFonts w:ascii="Arial" w:eastAsia="Times New Roman" w:hAnsi="Arial" w:cs="Arial"/>
          <w:color w:val="000000"/>
        </w:rPr>
        <w:t>,</w:t>
      </w:r>
      <w:r w:rsidR="00E118A1" w:rsidRPr="002E0D17">
        <w:rPr>
          <w:rFonts w:ascii="Arial" w:eastAsia="Times New Roman" w:hAnsi="Arial" w:cs="Arial"/>
          <w:color w:val="000000"/>
        </w:rPr>
        <w:t xml:space="preserve"> the functionality </w:t>
      </w:r>
      <w:r w:rsidR="00533714" w:rsidRPr="002E0D17">
        <w:rPr>
          <w:rFonts w:ascii="Arial" w:eastAsia="Times New Roman" w:hAnsi="Arial" w:cs="Arial"/>
          <w:color w:val="000000"/>
        </w:rPr>
        <w:t xml:space="preserve">of each section </w:t>
      </w:r>
      <w:r w:rsidR="00E118A1" w:rsidRPr="002E0D17">
        <w:rPr>
          <w:rFonts w:ascii="Arial" w:eastAsia="Times New Roman" w:hAnsi="Arial" w:cs="Arial"/>
          <w:color w:val="000000"/>
        </w:rPr>
        <w:t xml:space="preserve">and </w:t>
      </w:r>
      <w:r w:rsidR="00533714" w:rsidRPr="002E0D17">
        <w:rPr>
          <w:rFonts w:ascii="Arial" w:eastAsia="Times New Roman" w:hAnsi="Arial" w:cs="Arial"/>
          <w:color w:val="000000"/>
        </w:rPr>
        <w:t>step by step instructions for using the system.</w:t>
      </w:r>
    </w:p>
    <w:p w14:paraId="5B5A401F" w14:textId="77777777" w:rsidR="00E118A1" w:rsidRPr="002E0D17" w:rsidRDefault="00EB4201" w:rsidP="00EB4201">
      <w:pPr>
        <w:spacing w:before="100" w:beforeAutospacing="1" w:after="100" w:afterAutospacing="1" w:line="240" w:lineRule="auto"/>
        <w:rPr>
          <w:rFonts w:ascii="Arial" w:eastAsia="Times New Roman" w:hAnsi="Arial" w:cs="Arial"/>
          <w:color w:val="000000"/>
        </w:rPr>
      </w:pPr>
      <w:r w:rsidRPr="002E0D17">
        <w:rPr>
          <w:rFonts w:ascii="Arial" w:eastAsia="Times New Roman" w:hAnsi="Arial" w:cs="Arial"/>
          <w:color w:val="000000"/>
        </w:rPr>
        <w:t xml:space="preserve">Please note that these instructions are ONLY meant for </w:t>
      </w:r>
      <w:r w:rsidR="00E118A1" w:rsidRPr="002E0D17">
        <w:rPr>
          <w:rFonts w:ascii="Arial" w:eastAsia="Times New Roman" w:hAnsi="Arial" w:cs="Arial"/>
          <w:color w:val="000000"/>
        </w:rPr>
        <w:t xml:space="preserve">internal </w:t>
      </w:r>
      <w:r w:rsidRPr="002E0D17">
        <w:rPr>
          <w:rFonts w:ascii="Arial" w:eastAsia="Times New Roman" w:hAnsi="Arial" w:cs="Arial"/>
          <w:color w:val="000000"/>
        </w:rPr>
        <w:t xml:space="preserve">users </w:t>
      </w:r>
      <w:r w:rsidR="00E118A1" w:rsidRPr="002E0D17">
        <w:rPr>
          <w:rFonts w:ascii="Arial" w:eastAsia="Times New Roman" w:hAnsi="Arial" w:cs="Arial"/>
          <w:color w:val="000000"/>
        </w:rPr>
        <w:t>who have been granted administrator access.</w:t>
      </w:r>
    </w:p>
    <w:p w14:paraId="305AC120" w14:textId="77777777" w:rsidR="00EB4201" w:rsidRPr="00273715" w:rsidRDefault="00EB4201" w:rsidP="00EB4201">
      <w:pPr>
        <w:spacing w:before="100" w:beforeAutospacing="1" w:after="100" w:afterAutospacing="1" w:line="240" w:lineRule="auto"/>
        <w:rPr>
          <w:rFonts w:ascii="Arial" w:eastAsia="Times New Roman" w:hAnsi="Arial" w:cs="Arial"/>
          <w:i/>
          <w:iCs/>
          <w:color w:val="000000"/>
        </w:rPr>
      </w:pPr>
      <w:r w:rsidRPr="002E0D17">
        <w:rPr>
          <w:rFonts w:ascii="Arial" w:eastAsia="Times New Roman" w:hAnsi="Arial" w:cs="Arial"/>
          <w:i/>
          <w:iCs/>
          <w:color w:val="000000"/>
        </w:rPr>
        <w:t>Note: Access to</w:t>
      </w:r>
      <w:r w:rsidR="00E118A1" w:rsidRPr="002E0D17">
        <w:rPr>
          <w:rFonts w:ascii="Arial" w:eastAsia="Times New Roman" w:hAnsi="Arial" w:cs="Arial"/>
          <w:i/>
          <w:iCs/>
          <w:color w:val="000000"/>
        </w:rPr>
        <w:t xml:space="preserve"> various functionality</w:t>
      </w:r>
      <w:r w:rsidRPr="002E0D17">
        <w:rPr>
          <w:rFonts w:ascii="Arial" w:eastAsia="Times New Roman" w:hAnsi="Arial" w:cs="Arial"/>
          <w:i/>
          <w:iCs/>
          <w:color w:val="000000"/>
        </w:rPr>
        <w:t xml:space="preserve"> is dictated by what was enabled for the role assigned to the user and the options enabled for the client. For illustration purposes, all of the functionality is enabled in the screen shots shown below.</w:t>
      </w:r>
    </w:p>
    <w:p w14:paraId="24AFB6A1" w14:textId="77777777" w:rsidR="00EB4201" w:rsidRPr="002E0D17" w:rsidRDefault="00EB4201" w:rsidP="00EB4201">
      <w:pPr>
        <w:spacing w:before="100" w:beforeAutospacing="1" w:after="100" w:afterAutospacing="1" w:line="240" w:lineRule="auto"/>
        <w:outlineLvl w:val="1"/>
        <w:rPr>
          <w:rFonts w:ascii="Arial" w:eastAsia="Times New Roman" w:hAnsi="Arial" w:cs="Arial"/>
          <w:b/>
          <w:bCs/>
          <w:color w:val="000000"/>
        </w:rPr>
      </w:pPr>
      <w:r w:rsidRPr="002E0D17">
        <w:rPr>
          <w:rFonts w:ascii="Arial" w:eastAsia="Times New Roman" w:hAnsi="Arial" w:cs="Arial"/>
          <w:b/>
          <w:bCs/>
          <w:color w:val="000000"/>
        </w:rPr>
        <w:t>Technical Support</w:t>
      </w:r>
    </w:p>
    <w:p w14:paraId="03FDF557" w14:textId="77777777" w:rsidR="00EB4201" w:rsidRPr="002E0D17" w:rsidRDefault="00EB4201" w:rsidP="00EB4201">
      <w:pPr>
        <w:spacing w:before="100" w:beforeAutospacing="1" w:after="100" w:afterAutospacing="1" w:line="240" w:lineRule="auto"/>
        <w:rPr>
          <w:rFonts w:ascii="Arial" w:eastAsia="Times New Roman" w:hAnsi="Arial" w:cs="Arial"/>
          <w:color w:val="000000"/>
        </w:rPr>
      </w:pPr>
      <w:r w:rsidRPr="002E0D17">
        <w:rPr>
          <w:rFonts w:ascii="Arial" w:eastAsia="Times New Roman" w:hAnsi="Arial" w:cs="Arial"/>
          <w:color w:val="000000"/>
        </w:rPr>
        <w:t>If you are having any technical difficulty with the product, please contact our technical support team by email: </w:t>
      </w:r>
      <w:hyperlink r:id="rId9" w:history="1">
        <w:r w:rsidRPr="002E0D17">
          <w:rPr>
            <w:rFonts w:ascii="Arial" w:eastAsia="Times New Roman" w:hAnsi="Arial" w:cs="Arial"/>
            <w:color w:val="0000FF"/>
            <w:u w:val="single"/>
          </w:rPr>
          <w:t>prm.support@milliman.com</w:t>
        </w:r>
      </w:hyperlink>
    </w:p>
    <w:p w14:paraId="40B9BC95" w14:textId="77777777" w:rsidR="00EB4201" w:rsidRPr="002E0D17" w:rsidRDefault="00EB4201" w:rsidP="00EB4201">
      <w:pPr>
        <w:spacing w:before="100" w:beforeAutospacing="1" w:after="100" w:afterAutospacing="1" w:line="240" w:lineRule="auto"/>
        <w:rPr>
          <w:rFonts w:ascii="Arial" w:eastAsia="Times New Roman" w:hAnsi="Arial" w:cs="Arial"/>
          <w:i/>
          <w:iCs/>
          <w:color w:val="000000"/>
        </w:rPr>
      </w:pPr>
      <w:r w:rsidRPr="002E0D17">
        <w:rPr>
          <w:rFonts w:ascii="Arial" w:eastAsia="Times New Roman" w:hAnsi="Arial" w:cs="Arial"/>
          <w:i/>
          <w:iCs/>
          <w:color w:val="000000"/>
        </w:rPr>
        <w:t>Note: For the purpose of this user guide, all data has been de-identified to protect patients personal health information (PHI) in accordance with the Health Insurance Portability and Accountability Act of 1996 (HIPAA).</w:t>
      </w:r>
    </w:p>
    <w:p w14:paraId="18B46427" w14:textId="77777777" w:rsidR="00F76535" w:rsidRPr="002E0D17" w:rsidRDefault="00957ED8" w:rsidP="00957ED8">
      <w:pPr>
        <w:pStyle w:val="Heading2"/>
        <w:rPr>
          <w:rFonts w:ascii="Arial" w:hAnsi="Arial" w:cs="Arial"/>
          <w:sz w:val="22"/>
          <w:szCs w:val="22"/>
        </w:rPr>
      </w:pPr>
      <w:r w:rsidRPr="002E0D17">
        <w:rPr>
          <w:rFonts w:ascii="Arial" w:hAnsi="Arial" w:cs="Arial"/>
          <w:sz w:val="22"/>
          <w:szCs w:val="22"/>
        </w:rPr>
        <w:lastRenderedPageBreak/>
        <w:t>Overview</w:t>
      </w:r>
    </w:p>
    <w:p w14:paraId="5B72F1C6" w14:textId="77777777" w:rsidR="00D27A04" w:rsidRDefault="002B1CDA" w:rsidP="00AA4246">
      <w:pPr>
        <w:rPr>
          <w:rFonts w:ascii="Arial" w:hAnsi="Arial" w:cs="Arial"/>
        </w:rPr>
      </w:pPr>
      <w:r w:rsidRPr="002E0D17">
        <w:rPr>
          <w:rFonts w:ascii="Arial" w:hAnsi="Arial" w:cs="Arial"/>
        </w:rPr>
        <w:t>Millframe 4.</w:t>
      </w:r>
      <w:r w:rsidR="0096737A" w:rsidRPr="002E0D17">
        <w:rPr>
          <w:rFonts w:ascii="Arial" w:hAnsi="Arial" w:cs="Arial"/>
        </w:rPr>
        <w:t>1.0</w:t>
      </w:r>
      <w:r w:rsidRPr="002E0D17">
        <w:rPr>
          <w:rFonts w:ascii="Arial" w:hAnsi="Arial" w:cs="Arial"/>
        </w:rPr>
        <w:t xml:space="preserve"> is an application that allows the </w:t>
      </w:r>
      <w:r w:rsidR="0066267D" w:rsidRPr="002E0D17">
        <w:rPr>
          <w:rFonts w:ascii="Arial" w:hAnsi="Arial" w:cs="Arial"/>
        </w:rPr>
        <w:t>Millim</w:t>
      </w:r>
      <w:r w:rsidR="00F85F7A">
        <w:rPr>
          <w:rFonts w:ascii="Arial" w:hAnsi="Arial" w:cs="Arial"/>
        </w:rPr>
        <w:t>an</w:t>
      </w:r>
      <w:r w:rsidR="0066267D" w:rsidRPr="002E0D17">
        <w:rPr>
          <w:rFonts w:ascii="Arial" w:hAnsi="Arial" w:cs="Arial"/>
        </w:rPr>
        <w:t xml:space="preserve"> </w:t>
      </w:r>
      <w:r w:rsidRPr="002E0D17">
        <w:rPr>
          <w:rFonts w:ascii="Arial" w:hAnsi="Arial" w:cs="Arial"/>
        </w:rPr>
        <w:t xml:space="preserve">administrators to add and manage users, and set different roles for the users. The </w:t>
      </w:r>
      <w:r w:rsidR="002C30BA" w:rsidRPr="002E0D17">
        <w:rPr>
          <w:rFonts w:ascii="Arial" w:hAnsi="Arial" w:cs="Arial"/>
        </w:rPr>
        <w:t>global</w:t>
      </w:r>
      <w:r w:rsidRPr="002E0D17">
        <w:rPr>
          <w:rFonts w:ascii="Arial" w:hAnsi="Arial" w:cs="Arial"/>
        </w:rPr>
        <w:t xml:space="preserve"> administrators </w:t>
      </w:r>
      <w:r w:rsidR="002C30BA" w:rsidRPr="002E0D17">
        <w:rPr>
          <w:rFonts w:ascii="Arial" w:hAnsi="Arial" w:cs="Arial"/>
        </w:rPr>
        <w:t>can</w:t>
      </w:r>
      <w:r w:rsidRPr="002E0D17">
        <w:rPr>
          <w:rFonts w:ascii="Arial" w:hAnsi="Arial" w:cs="Arial"/>
        </w:rPr>
        <w:t xml:space="preserve"> add, update and delete user</w:t>
      </w:r>
      <w:r w:rsidR="002C30BA" w:rsidRPr="002E0D17">
        <w:rPr>
          <w:rFonts w:ascii="Arial" w:hAnsi="Arial" w:cs="Arial"/>
        </w:rPr>
        <w:t>’</w:t>
      </w:r>
      <w:r w:rsidRPr="002E0D17">
        <w:rPr>
          <w:rFonts w:ascii="Arial" w:hAnsi="Arial" w:cs="Arial"/>
        </w:rPr>
        <w:t>s</w:t>
      </w:r>
      <w:r w:rsidR="002C30BA" w:rsidRPr="002E0D17">
        <w:rPr>
          <w:rFonts w:ascii="Arial" w:hAnsi="Arial" w:cs="Arial"/>
        </w:rPr>
        <w:t xml:space="preserve"> association</w:t>
      </w:r>
      <w:r w:rsidRPr="002E0D17">
        <w:rPr>
          <w:rFonts w:ascii="Arial" w:hAnsi="Arial" w:cs="Arial"/>
        </w:rPr>
        <w:t xml:space="preserve"> to a group</w:t>
      </w:r>
      <w:r w:rsidR="000D009A" w:rsidRPr="002E0D17">
        <w:rPr>
          <w:rFonts w:ascii="Arial" w:hAnsi="Arial" w:cs="Arial"/>
        </w:rPr>
        <w:t>.</w:t>
      </w:r>
      <w:r w:rsidRPr="002E0D17">
        <w:rPr>
          <w:rFonts w:ascii="Arial" w:hAnsi="Arial" w:cs="Arial"/>
        </w:rPr>
        <w:t xml:space="preserve">  It a</w:t>
      </w:r>
      <w:r w:rsidR="00B74680" w:rsidRPr="002E0D17">
        <w:rPr>
          <w:rFonts w:ascii="Arial" w:hAnsi="Arial" w:cs="Arial"/>
        </w:rPr>
        <w:t xml:space="preserve">llows </w:t>
      </w:r>
      <w:r w:rsidR="002C30BA" w:rsidRPr="002E0D17">
        <w:rPr>
          <w:rFonts w:ascii="Arial" w:hAnsi="Arial" w:cs="Arial"/>
        </w:rPr>
        <w:t>global</w:t>
      </w:r>
      <w:r w:rsidRPr="002E0D17">
        <w:rPr>
          <w:rFonts w:ascii="Arial" w:hAnsi="Arial" w:cs="Arial"/>
        </w:rPr>
        <w:t xml:space="preserve"> administrators to add, update and delete Groups</w:t>
      </w:r>
      <w:r w:rsidR="00B74680" w:rsidRPr="002E0D17">
        <w:rPr>
          <w:rFonts w:ascii="Arial" w:hAnsi="Arial" w:cs="Arial"/>
        </w:rPr>
        <w:t xml:space="preserve"> and create rules for groups. It also allows to add, update and delete</w:t>
      </w:r>
      <w:r w:rsidRPr="002E0D17">
        <w:rPr>
          <w:rFonts w:ascii="Arial" w:hAnsi="Arial" w:cs="Arial"/>
        </w:rPr>
        <w:t xml:space="preserve"> Super</w:t>
      </w:r>
      <w:r w:rsidR="002C30BA" w:rsidRPr="002E0D17">
        <w:rPr>
          <w:rFonts w:ascii="Arial" w:hAnsi="Arial" w:cs="Arial"/>
        </w:rPr>
        <w:t xml:space="preserve"> </w:t>
      </w:r>
      <w:r w:rsidR="0042172A" w:rsidRPr="002E0D17">
        <w:rPr>
          <w:rFonts w:ascii="Arial" w:hAnsi="Arial" w:cs="Arial"/>
        </w:rPr>
        <w:t>G</w:t>
      </w:r>
      <w:r w:rsidRPr="002E0D17">
        <w:rPr>
          <w:rFonts w:ascii="Arial" w:hAnsi="Arial" w:cs="Arial"/>
        </w:rPr>
        <w:t>roups</w:t>
      </w:r>
      <w:r w:rsidR="002C30BA" w:rsidRPr="002E0D17">
        <w:rPr>
          <w:rFonts w:ascii="Arial" w:hAnsi="Arial" w:cs="Arial"/>
        </w:rPr>
        <w:t xml:space="preserve">, and </w:t>
      </w:r>
      <w:r w:rsidR="0042172A" w:rsidRPr="002E0D17">
        <w:rPr>
          <w:rFonts w:ascii="Arial" w:hAnsi="Arial" w:cs="Arial"/>
        </w:rPr>
        <w:t>grant or revoke user permissions as a publisher for a Super Group.</w:t>
      </w:r>
      <w:r w:rsidR="000D009A" w:rsidRPr="002E0D17">
        <w:rPr>
          <w:rFonts w:ascii="Arial" w:hAnsi="Arial" w:cs="Arial"/>
        </w:rPr>
        <w:t xml:space="preserve"> The user</w:t>
      </w:r>
      <w:r w:rsidR="003E0D3F" w:rsidRPr="002E0D17">
        <w:rPr>
          <w:rFonts w:ascii="Arial" w:hAnsi="Arial" w:cs="Arial"/>
        </w:rPr>
        <w:t>s</w:t>
      </w:r>
      <w:r w:rsidR="000D009A" w:rsidRPr="002E0D17">
        <w:rPr>
          <w:rFonts w:ascii="Arial" w:hAnsi="Arial" w:cs="Arial"/>
        </w:rPr>
        <w:t xml:space="preserve"> can </w:t>
      </w:r>
      <w:r w:rsidR="008B0D10" w:rsidRPr="002E0D17">
        <w:rPr>
          <w:rFonts w:ascii="Arial" w:hAnsi="Arial" w:cs="Arial"/>
        </w:rPr>
        <w:t xml:space="preserve">search for users, run a </w:t>
      </w:r>
      <w:r w:rsidR="00310A57" w:rsidRPr="002E0D17">
        <w:rPr>
          <w:rFonts w:ascii="Arial" w:hAnsi="Arial" w:cs="Arial"/>
        </w:rPr>
        <w:t xml:space="preserve">query </w:t>
      </w:r>
      <w:r w:rsidR="000D009A" w:rsidRPr="002E0D17">
        <w:rPr>
          <w:rFonts w:ascii="Arial" w:hAnsi="Arial" w:cs="Arial"/>
        </w:rPr>
        <w:t>to view the L</w:t>
      </w:r>
      <w:r w:rsidR="003E0D3F" w:rsidRPr="002E0D17">
        <w:rPr>
          <w:rFonts w:ascii="Arial" w:hAnsi="Arial" w:cs="Arial"/>
        </w:rPr>
        <w:t>ogged In users, Locked users, Suspended users</w:t>
      </w:r>
      <w:r w:rsidR="008B0D10" w:rsidRPr="002E0D17">
        <w:rPr>
          <w:rFonts w:ascii="Arial" w:hAnsi="Arial" w:cs="Arial"/>
        </w:rPr>
        <w:t xml:space="preserve">, </w:t>
      </w:r>
      <w:r w:rsidR="003E0D3F" w:rsidRPr="002E0D17">
        <w:rPr>
          <w:rFonts w:ascii="Arial" w:hAnsi="Arial" w:cs="Arial"/>
        </w:rPr>
        <w:t xml:space="preserve">and </w:t>
      </w:r>
      <w:r w:rsidR="00310A57" w:rsidRPr="002E0D17">
        <w:rPr>
          <w:rFonts w:ascii="Arial" w:hAnsi="Arial" w:cs="Arial"/>
        </w:rPr>
        <w:t>run report</w:t>
      </w:r>
      <w:r w:rsidR="008B0D10" w:rsidRPr="002E0D17">
        <w:rPr>
          <w:rFonts w:ascii="Arial" w:hAnsi="Arial" w:cs="Arial"/>
        </w:rPr>
        <w:t>s</w:t>
      </w:r>
      <w:r w:rsidR="00310A57" w:rsidRPr="002E0D17">
        <w:rPr>
          <w:rFonts w:ascii="Arial" w:hAnsi="Arial" w:cs="Arial"/>
        </w:rPr>
        <w:t xml:space="preserve"> to view the </w:t>
      </w:r>
      <w:r w:rsidR="003E0D3F" w:rsidRPr="002E0D17">
        <w:rPr>
          <w:rFonts w:ascii="Arial" w:hAnsi="Arial" w:cs="Arial"/>
        </w:rPr>
        <w:t>Group Contents</w:t>
      </w:r>
      <w:r w:rsidR="00D906B4">
        <w:rPr>
          <w:rFonts w:ascii="Arial" w:hAnsi="Arial" w:cs="Arial"/>
        </w:rPr>
        <w:t xml:space="preserve"> etc</w:t>
      </w:r>
      <w:r w:rsidR="003E0D3F" w:rsidRPr="002E0D17">
        <w:rPr>
          <w:rFonts w:ascii="Arial" w:hAnsi="Arial" w:cs="Arial"/>
        </w:rPr>
        <w:t>.</w:t>
      </w:r>
    </w:p>
    <w:p w14:paraId="63B22F51" w14:textId="77777777" w:rsidR="00A90F82" w:rsidRPr="002E0D17" w:rsidRDefault="00A90F82" w:rsidP="00A90F82">
      <w:pPr>
        <w:pStyle w:val="Heading2"/>
        <w:rPr>
          <w:rFonts w:ascii="Arial" w:hAnsi="Arial" w:cs="Arial"/>
          <w:sz w:val="22"/>
          <w:szCs w:val="22"/>
        </w:rPr>
      </w:pPr>
      <w:r w:rsidRPr="002E0D17">
        <w:rPr>
          <w:rFonts w:ascii="Arial" w:hAnsi="Arial" w:cs="Arial"/>
          <w:sz w:val="22"/>
          <w:szCs w:val="22"/>
        </w:rPr>
        <w:t>Logging into the User Administrator Console</w:t>
      </w:r>
    </w:p>
    <w:p w14:paraId="45CE0FF7" w14:textId="77777777" w:rsidR="00FC1E62" w:rsidRPr="00FC1E62" w:rsidRDefault="00A90F82" w:rsidP="0001737A">
      <w:pPr>
        <w:pStyle w:val="Heading2"/>
        <w:numPr>
          <w:ilvl w:val="0"/>
          <w:numId w:val="11"/>
        </w:numPr>
        <w:ind w:left="360"/>
        <w:rPr>
          <w:rFonts w:ascii="Arial" w:hAnsi="Arial" w:cs="Arial"/>
          <w:b w:val="0"/>
          <w:sz w:val="22"/>
          <w:szCs w:val="22"/>
        </w:rPr>
      </w:pPr>
      <w:r w:rsidRPr="00273715">
        <w:rPr>
          <w:rFonts w:ascii="Arial" w:hAnsi="Arial" w:cs="Arial"/>
          <w:b w:val="0"/>
          <w:sz w:val="22"/>
          <w:szCs w:val="22"/>
        </w:rPr>
        <w:t xml:space="preserve">Login to the Web Portal </w:t>
      </w:r>
      <w:r w:rsidR="00FC1E62">
        <w:rPr>
          <w:rFonts w:ascii="Arial" w:hAnsi="Arial" w:cs="Arial"/>
          <w:b w:val="0"/>
          <w:sz w:val="22"/>
          <w:szCs w:val="22"/>
        </w:rPr>
        <w:t xml:space="preserve">using your User Name and Password </w:t>
      </w:r>
      <w:r w:rsidRPr="00273715">
        <w:rPr>
          <w:rFonts w:ascii="Arial" w:hAnsi="Arial" w:cs="Arial"/>
          <w:b w:val="0"/>
          <w:sz w:val="22"/>
          <w:szCs w:val="22"/>
        </w:rPr>
        <w:t>[password must be a minimum of 8 characters; one uppercase letter, a number and a special character]</w:t>
      </w:r>
      <w:r w:rsidR="00FC1E62">
        <w:rPr>
          <w:rFonts w:ascii="Arial" w:hAnsi="Arial" w:cs="Arial"/>
          <w:b w:val="0"/>
          <w:sz w:val="22"/>
          <w:szCs w:val="22"/>
        </w:rPr>
        <w:t>. Enter th</w:t>
      </w:r>
      <w:r w:rsidR="003B4BBF">
        <w:rPr>
          <w:rFonts w:ascii="Arial" w:hAnsi="Arial" w:cs="Arial"/>
          <w:b w:val="0"/>
          <w:sz w:val="22"/>
          <w:szCs w:val="22"/>
        </w:rPr>
        <w:t>e security code as shown on the captcha image.</w:t>
      </w:r>
    </w:p>
    <w:p w14:paraId="0D4752E5" w14:textId="77777777" w:rsidR="00A90F82" w:rsidRPr="00273715" w:rsidRDefault="008D0336" w:rsidP="00FC1E62">
      <w:pPr>
        <w:pStyle w:val="Heading2"/>
        <w:rPr>
          <w:rFonts w:ascii="Arial" w:hAnsi="Arial" w:cs="Arial"/>
          <w:b w:val="0"/>
          <w:sz w:val="22"/>
          <w:szCs w:val="22"/>
        </w:rPr>
      </w:pPr>
      <w:r w:rsidRPr="00273715">
        <w:rPr>
          <w:rFonts w:ascii="Arial" w:hAnsi="Arial" w:cs="Arial"/>
          <w:bCs w:val="0"/>
          <w:sz w:val="22"/>
          <w:szCs w:val="22"/>
        </w:rPr>
        <w:t xml:space="preserve">                </w:t>
      </w:r>
      <w:r w:rsidRPr="002E0D17">
        <w:rPr>
          <w:rFonts w:ascii="Arial" w:hAnsi="Arial" w:cs="Arial"/>
          <w:b w:val="0"/>
          <w:bCs w:val="0"/>
          <w:noProof/>
          <w:sz w:val="22"/>
          <w:szCs w:val="22"/>
        </w:rPr>
        <w:drawing>
          <wp:inline distT="0" distB="0" distL="0" distR="0" wp14:anchorId="00803B88" wp14:editId="52787D70">
            <wp:extent cx="3105150" cy="4810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5150" cy="4810125"/>
                    </a:xfrm>
                    <a:prstGeom prst="rect">
                      <a:avLst/>
                    </a:prstGeom>
                  </pic:spPr>
                </pic:pic>
              </a:graphicData>
            </a:graphic>
          </wp:inline>
        </w:drawing>
      </w:r>
    </w:p>
    <w:p w14:paraId="0443DEB5" w14:textId="77777777" w:rsidR="009005D2" w:rsidRPr="002E0D17" w:rsidRDefault="00705F0E" w:rsidP="009005D2">
      <w:pPr>
        <w:rPr>
          <w:rFonts w:ascii="Arial" w:hAnsi="Arial" w:cs="Arial"/>
        </w:rPr>
      </w:pPr>
      <w:r w:rsidRPr="002E0D17">
        <w:rPr>
          <w:rFonts w:ascii="Arial" w:eastAsia="Times New Roman" w:hAnsi="Arial" w:cs="Arial"/>
          <w:bCs/>
        </w:rPr>
        <w:t xml:space="preserve">After Login, </w:t>
      </w:r>
      <w:r w:rsidR="009005D2" w:rsidRPr="002E0D17">
        <w:rPr>
          <w:rFonts w:ascii="Arial" w:hAnsi="Arial" w:cs="Arial"/>
        </w:rPr>
        <w:t>The User Administration</w:t>
      </w:r>
      <w:r w:rsidR="005D26BD" w:rsidRPr="002E0D17">
        <w:rPr>
          <w:rFonts w:ascii="Arial" w:hAnsi="Arial" w:cs="Arial"/>
        </w:rPr>
        <w:t xml:space="preserve"> – User Account Settings</w:t>
      </w:r>
      <w:r w:rsidR="009005D2" w:rsidRPr="002E0D17">
        <w:rPr>
          <w:rFonts w:ascii="Arial" w:hAnsi="Arial" w:cs="Arial"/>
        </w:rPr>
        <w:t xml:space="preserve"> home page </w:t>
      </w:r>
      <w:r w:rsidR="0053584E" w:rsidRPr="002E0D17">
        <w:rPr>
          <w:rFonts w:ascii="Arial" w:hAnsi="Arial" w:cs="Arial"/>
        </w:rPr>
        <w:t xml:space="preserve">will be launched and it </w:t>
      </w:r>
      <w:r w:rsidR="009005D2" w:rsidRPr="002E0D17">
        <w:rPr>
          <w:rFonts w:ascii="Arial" w:hAnsi="Arial" w:cs="Arial"/>
        </w:rPr>
        <w:t>has both a tile and scroll down menu of available tasks and interfaces.</w:t>
      </w:r>
    </w:p>
    <w:p w14:paraId="3AC36C1E" w14:textId="77777777" w:rsidR="009005D2" w:rsidRPr="002E0D17" w:rsidRDefault="009005D2" w:rsidP="009005D2">
      <w:pPr>
        <w:rPr>
          <w:rFonts w:ascii="Arial" w:hAnsi="Arial" w:cs="Arial"/>
        </w:rPr>
      </w:pPr>
    </w:p>
    <w:p w14:paraId="761794BC" w14:textId="77777777" w:rsidR="009005D2" w:rsidRPr="002E0D17" w:rsidRDefault="009005D2" w:rsidP="009005D2">
      <w:pPr>
        <w:rPr>
          <w:rFonts w:ascii="Arial" w:hAnsi="Arial" w:cs="Arial"/>
        </w:rPr>
      </w:pPr>
      <w:r w:rsidRPr="002E0D17">
        <w:rPr>
          <w:rFonts w:ascii="Arial" w:hAnsi="Arial" w:cs="Arial"/>
          <w:noProof/>
        </w:rPr>
        <w:drawing>
          <wp:inline distT="0" distB="0" distL="0" distR="0" wp14:anchorId="737111E5" wp14:editId="53C86C2F">
            <wp:extent cx="5937885" cy="330454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3304540"/>
                    </a:xfrm>
                    <a:prstGeom prst="rect">
                      <a:avLst/>
                    </a:prstGeom>
                    <a:noFill/>
                  </pic:spPr>
                </pic:pic>
              </a:graphicData>
            </a:graphic>
          </wp:inline>
        </w:drawing>
      </w:r>
    </w:p>
    <w:p w14:paraId="7A365EEF" w14:textId="77777777" w:rsidR="007179AF" w:rsidRPr="002E0D17" w:rsidRDefault="007179AF" w:rsidP="007179AF">
      <w:pPr>
        <w:pStyle w:val="Heading2"/>
        <w:rPr>
          <w:ins w:id="0" w:author="Van Nanney" w:date="2017-02-15T08:56:00Z"/>
          <w:rFonts w:ascii="Arial" w:hAnsi="Arial" w:cs="Arial"/>
          <w:b w:val="0"/>
          <w:sz w:val="22"/>
          <w:szCs w:val="22"/>
        </w:rPr>
      </w:pPr>
      <w:ins w:id="1" w:author="Van Nanney" w:date="2017-02-15T08:56:00Z">
        <w:r>
          <w:rPr>
            <w:rFonts w:ascii="Arial" w:hAnsi="Arial" w:cs="Arial"/>
            <w:b w:val="0"/>
            <w:sz w:val="22"/>
            <w:szCs w:val="22"/>
          </w:rPr>
          <w:t xml:space="preserve">The initial view of the user administrator console will present two methods for navigation to other parts of the application.  Buttons and a drop down menu – selection of items in the drop </w:t>
        </w:r>
        <w:commentRangeStart w:id="2"/>
        <w:r>
          <w:rPr>
            <w:rFonts w:ascii="Arial" w:hAnsi="Arial" w:cs="Arial"/>
            <w:b w:val="0"/>
            <w:sz w:val="22"/>
            <w:szCs w:val="22"/>
          </w:rPr>
          <w:t>down</w:t>
        </w:r>
      </w:ins>
      <w:commentRangeEnd w:id="2"/>
      <w:ins w:id="3" w:author="Van Nanney" w:date="2017-02-15T08:57:00Z">
        <w:r>
          <w:rPr>
            <w:rStyle w:val="CommentReference"/>
            <w:rFonts w:asciiTheme="minorHAnsi" w:eastAsiaTheme="minorHAnsi" w:hAnsiTheme="minorHAnsi" w:cstheme="minorBidi"/>
            <w:b w:val="0"/>
            <w:bCs w:val="0"/>
          </w:rPr>
          <w:commentReference w:id="2"/>
        </w:r>
      </w:ins>
      <w:ins w:id="4" w:author="Van Nanney" w:date="2017-02-15T08:56:00Z">
        <w:r>
          <w:rPr>
            <w:rFonts w:ascii="Arial" w:hAnsi="Arial" w:cs="Arial"/>
            <w:b w:val="0"/>
            <w:sz w:val="22"/>
            <w:szCs w:val="22"/>
          </w:rPr>
          <w:t xml:space="preserve"> or the buttons will result in navigating to the same pages.  If you wish to return the initial view (with buttons) click once on the drop down menu, it will return to the initial page.</w:t>
        </w:r>
      </w:ins>
    </w:p>
    <w:p w14:paraId="01B1E856" w14:textId="77777777" w:rsidR="003D72F7" w:rsidRPr="002E0D17" w:rsidRDefault="003D72F7" w:rsidP="00DF0245">
      <w:pPr>
        <w:pStyle w:val="Heading2"/>
        <w:rPr>
          <w:rFonts w:ascii="Arial" w:hAnsi="Arial" w:cs="Arial"/>
          <w:b w:val="0"/>
          <w:sz w:val="22"/>
          <w:szCs w:val="22"/>
        </w:rPr>
      </w:pPr>
    </w:p>
    <w:p w14:paraId="212ADE6C" w14:textId="77777777" w:rsidR="00246D81" w:rsidRPr="002E0D17" w:rsidRDefault="003D72F7" w:rsidP="00DF0245">
      <w:pPr>
        <w:pStyle w:val="Heading2"/>
        <w:rPr>
          <w:rFonts w:ascii="Arial" w:hAnsi="Arial" w:cs="Arial"/>
          <w:b w:val="0"/>
          <w:sz w:val="22"/>
          <w:szCs w:val="22"/>
        </w:rPr>
      </w:pPr>
      <w:r w:rsidRPr="002E0D17">
        <w:rPr>
          <w:rFonts w:ascii="Arial" w:hAnsi="Arial" w:cs="Arial"/>
          <w:sz w:val="22"/>
          <w:szCs w:val="22"/>
        </w:rPr>
        <w:t>User Accounts</w:t>
      </w:r>
      <w:r w:rsidRPr="002E0D17">
        <w:rPr>
          <w:rFonts w:ascii="Arial" w:hAnsi="Arial" w:cs="Arial"/>
          <w:b w:val="0"/>
          <w:sz w:val="22"/>
          <w:szCs w:val="22"/>
        </w:rPr>
        <w:t xml:space="preserve">: </w:t>
      </w:r>
    </w:p>
    <w:p w14:paraId="04A38B0A" w14:textId="77777777" w:rsidR="00246D81" w:rsidRPr="002E0D17" w:rsidRDefault="00246D81" w:rsidP="00246D81">
      <w:pPr>
        <w:rPr>
          <w:rFonts w:ascii="Arial" w:hAnsi="Arial" w:cs="Arial"/>
        </w:rPr>
      </w:pPr>
      <w:r w:rsidRPr="002E0D17">
        <w:rPr>
          <w:rFonts w:ascii="Arial" w:hAnsi="Arial" w:cs="Arial"/>
        </w:rPr>
        <w:t>An access point for detailed information about each PRM user.</w:t>
      </w:r>
    </w:p>
    <w:p w14:paraId="1119B2C9" w14:textId="77777777" w:rsidR="00806968" w:rsidRPr="002E0D17" w:rsidRDefault="009B081B" w:rsidP="009B081B">
      <w:pPr>
        <w:rPr>
          <w:rFonts w:ascii="Arial" w:hAnsi="Arial" w:cs="Arial"/>
        </w:rPr>
      </w:pPr>
      <w:r w:rsidRPr="002E0D17">
        <w:rPr>
          <w:rFonts w:ascii="Arial" w:hAnsi="Arial" w:cs="Arial"/>
        </w:rPr>
        <w:t>Sub-sections include, A-Z, Add New, By Group, Dashboard, E-mail, Locked, Logged In, Reports, Groups, Rules, Search, Suspended and Super Groups.</w:t>
      </w:r>
    </w:p>
    <w:p w14:paraId="21EC8CAF" w14:textId="77777777" w:rsidR="00806968" w:rsidRPr="002E0D17" w:rsidRDefault="00806968" w:rsidP="00DF0245">
      <w:pPr>
        <w:pStyle w:val="Heading2"/>
        <w:rPr>
          <w:rFonts w:ascii="Arial" w:hAnsi="Arial" w:cs="Arial"/>
          <w:sz w:val="22"/>
          <w:szCs w:val="22"/>
        </w:rPr>
      </w:pPr>
    </w:p>
    <w:p w14:paraId="0ADDC9E1" w14:textId="77777777" w:rsidR="00F9488D" w:rsidRPr="002E0D17" w:rsidRDefault="003D72F7" w:rsidP="00DF0245">
      <w:pPr>
        <w:pStyle w:val="Heading2"/>
        <w:rPr>
          <w:rFonts w:ascii="Arial" w:hAnsi="Arial" w:cs="Arial"/>
          <w:sz w:val="22"/>
          <w:szCs w:val="22"/>
        </w:rPr>
      </w:pPr>
      <w:bookmarkStart w:id="5" w:name="_A-Z:"/>
      <w:bookmarkEnd w:id="5"/>
      <w:r w:rsidRPr="002E0D17">
        <w:rPr>
          <w:rFonts w:ascii="Arial" w:hAnsi="Arial" w:cs="Arial"/>
          <w:sz w:val="22"/>
          <w:szCs w:val="22"/>
        </w:rPr>
        <w:t xml:space="preserve">A-Z:  </w:t>
      </w:r>
    </w:p>
    <w:p w14:paraId="799667F8" w14:textId="77777777" w:rsidR="00214FB3" w:rsidRPr="002E0D17" w:rsidRDefault="00263BE4" w:rsidP="00F9488D">
      <w:pPr>
        <w:rPr>
          <w:rFonts w:ascii="Arial" w:hAnsi="Arial" w:cs="Arial"/>
        </w:rPr>
      </w:pPr>
      <w:r w:rsidRPr="002E0D17">
        <w:rPr>
          <w:rFonts w:ascii="Arial" w:hAnsi="Arial" w:cs="Arial"/>
        </w:rPr>
        <w:t>A d</w:t>
      </w:r>
      <w:r w:rsidR="00F9488D" w:rsidRPr="002E0D17">
        <w:rPr>
          <w:rFonts w:ascii="Arial" w:hAnsi="Arial" w:cs="Arial"/>
        </w:rPr>
        <w:t xml:space="preserve">etailed look-up for all PRM registered users. From this module, single and multiple users may be </w:t>
      </w:r>
      <w:r w:rsidR="00B062F1" w:rsidRPr="002E0D17">
        <w:rPr>
          <w:rFonts w:ascii="Arial" w:hAnsi="Arial" w:cs="Arial"/>
        </w:rPr>
        <w:t xml:space="preserve">deleted, </w:t>
      </w:r>
      <w:r w:rsidR="00F9488D" w:rsidRPr="002E0D17">
        <w:rPr>
          <w:rFonts w:ascii="Arial" w:hAnsi="Arial" w:cs="Arial"/>
        </w:rPr>
        <w:t>approved, unapproved, locked, unlocked,</w:t>
      </w:r>
      <w:r w:rsidR="00B062F1" w:rsidRPr="002E0D17">
        <w:rPr>
          <w:rFonts w:ascii="Arial" w:hAnsi="Arial" w:cs="Arial"/>
        </w:rPr>
        <w:t xml:space="preserve"> </w:t>
      </w:r>
      <w:r w:rsidR="00F9488D" w:rsidRPr="002E0D17">
        <w:rPr>
          <w:rFonts w:ascii="Arial" w:hAnsi="Arial" w:cs="Arial"/>
        </w:rPr>
        <w:t>added</w:t>
      </w:r>
      <w:r w:rsidR="00B062F1" w:rsidRPr="002E0D17">
        <w:rPr>
          <w:rFonts w:ascii="Arial" w:hAnsi="Arial" w:cs="Arial"/>
        </w:rPr>
        <w:t>, removed</w:t>
      </w:r>
      <w:r w:rsidR="00F9488D" w:rsidRPr="002E0D17">
        <w:rPr>
          <w:rFonts w:ascii="Arial" w:hAnsi="Arial" w:cs="Arial"/>
        </w:rPr>
        <w:t xml:space="preserve"> or </w:t>
      </w:r>
      <w:r w:rsidR="00B062F1" w:rsidRPr="002E0D17">
        <w:rPr>
          <w:rFonts w:ascii="Arial" w:hAnsi="Arial" w:cs="Arial"/>
        </w:rPr>
        <w:t>delete</w:t>
      </w:r>
      <w:r w:rsidR="00F9488D" w:rsidRPr="002E0D17">
        <w:rPr>
          <w:rFonts w:ascii="Arial" w:hAnsi="Arial" w:cs="Arial"/>
        </w:rPr>
        <w:t>d from groups.</w:t>
      </w:r>
      <w:r w:rsidR="001979F4" w:rsidRPr="002E0D17">
        <w:rPr>
          <w:rFonts w:ascii="Arial" w:hAnsi="Arial" w:cs="Arial"/>
        </w:rPr>
        <w:t xml:space="preserve"> </w:t>
      </w:r>
    </w:p>
    <w:p w14:paraId="1A1F8DE1" w14:textId="77777777" w:rsidR="003D72F7" w:rsidRPr="002E0D17" w:rsidRDefault="00214FB3" w:rsidP="00F9488D">
      <w:pPr>
        <w:rPr>
          <w:rFonts w:ascii="Arial" w:hAnsi="Arial" w:cs="Arial"/>
        </w:rPr>
      </w:pPr>
      <w:r w:rsidRPr="002E0D17">
        <w:rPr>
          <w:rFonts w:ascii="Arial" w:hAnsi="Arial" w:cs="Arial"/>
        </w:rPr>
        <w:t xml:space="preserve">Administrator can </w:t>
      </w:r>
      <w:r w:rsidR="009725A9">
        <w:rPr>
          <w:rFonts w:ascii="Arial" w:hAnsi="Arial" w:cs="Arial"/>
        </w:rPr>
        <w:t>perform look up users using User Name or Email Address</w:t>
      </w:r>
      <w:r w:rsidR="00072950">
        <w:rPr>
          <w:rFonts w:ascii="Arial" w:hAnsi="Arial" w:cs="Arial"/>
        </w:rPr>
        <w:t xml:space="preserve"> and click on </w:t>
      </w:r>
      <w:r w:rsidR="00072950" w:rsidRPr="00072950">
        <w:rPr>
          <w:rFonts w:ascii="Arial" w:hAnsi="Arial" w:cs="Arial"/>
          <w:b/>
        </w:rPr>
        <w:t>Find Users</w:t>
      </w:r>
      <w:r w:rsidR="009725A9">
        <w:rPr>
          <w:rFonts w:ascii="Arial" w:hAnsi="Arial" w:cs="Arial"/>
        </w:rPr>
        <w:t>, and can cli</w:t>
      </w:r>
      <w:r w:rsidRPr="002E0D17">
        <w:rPr>
          <w:rFonts w:ascii="Arial" w:hAnsi="Arial" w:cs="Arial"/>
        </w:rPr>
        <w:t>ck on an alphabet letter t</w:t>
      </w:r>
      <w:r w:rsidR="00DB6A74">
        <w:rPr>
          <w:rFonts w:ascii="Arial" w:hAnsi="Arial" w:cs="Arial"/>
        </w:rPr>
        <w:t xml:space="preserve">o view the list of users that start </w:t>
      </w:r>
      <w:r w:rsidRPr="002E0D17">
        <w:rPr>
          <w:rFonts w:ascii="Arial" w:hAnsi="Arial" w:cs="Arial"/>
        </w:rPr>
        <w:t>with a particular l</w:t>
      </w:r>
      <w:r w:rsidR="00DB6A74">
        <w:rPr>
          <w:rFonts w:ascii="Arial" w:hAnsi="Arial" w:cs="Arial"/>
        </w:rPr>
        <w:t>etter or can click on All to view</w:t>
      </w:r>
      <w:r w:rsidRPr="002E0D17">
        <w:rPr>
          <w:rFonts w:ascii="Arial" w:hAnsi="Arial" w:cs="Arial"/>
        </w:rPr>
        <w:t xml:space="preserve"> all the users. Administrator can select the number of users to show on a page by selecting a value from </w:t>
      </w:r>
      <w:r w:rsidRPr="002E0D17">
        <w:rPr>
          <w:rFonts w:ascii="Arial" w:hAnsi="Arial" w:cs="Arial"/>
          <w:b/>
        </w:rPr>
        <w:t>Show rows</w:t>
      </w:r>
      <w:r w:rsidRPr="002E0D17">
        <w:rPr>
          <w:rFonts w:ascii="Arial" w:hAnsi="Arial" w:cs="Arial"/>
        </w:rPr>
        <w:t xml:space="preserve"> drop down list.</w:t>
      </w:r>
      <w:r w:rsidR="00072950">
        <w:rPr>
          <w:rFonts w:ascii="Arial" w:hAnsi="Arial" w:cs="Arial"/>
        </w:rPr>
        <w:t xml:space="preserve"> They can also click on buttons </w:t>
      </w:r>
      <w:r w:rsidR="00072950" w:rsidRPr="00072950">
        <w:rPr>
          <w:rFonts w:ascii="Arial" w:hAnsi="Arial" w:cs="Arial"/>
          <w:b/>
        </w:rPr>
        <w:t>First</w:t>
      </w:r>
      <w:r w:rsidR="00072950">
        <w:rPr>
          <w:rFonts w:ascii="Arial" w:hAnsi="Arial" w:cs="Arial"/>
          <w:b/>
        </w:rPr>
        <w:t>,</w:t>
      </w:r>
      <w:r w:rsidR="00072950" w:rsidRPr="00072950">
        <w:rPr>
          <w:rFonts w:ascii="Arial" w:hAnsi="Arial" w:cs="Arial"/>
          <w:b/>
        </w:rPr>
        <w:t xml:space="preserve"> Prev</w:t>
      </w:r>
      <w:r w:rsidR="00072950">
        <w:rPr>
          <w:rFonts w:ascii="Arial" w:hAnsi="Arial" w:cs="Arial"/>
          <w:b/>
        </w:rPr>
        <w:t>,</w:t>
      </w:r>
      <w:r w:rsidR="00072950" w:rsidRPr="00072950">
        <w:rPr>
          <w:rFonts w:ascii="Arial" w:hAnsi="Arial" w:cs="Arial"/>
          <w:b/>
        </w:rPr>
        <w:t xml:space="preserve"> Next</w:t>
      </w:r>
      <w:r w:rsidR="00072950">
        <w:rPr>
          <w:rFonts w:ascii="Arial" w:hAnsi="Arial" w:cs="Arial"/>
          <w:b/>
        </w:rPr>
        <w:t>,</w:t>
      </w:r>
      <w:r w:rsidR="00072950" w:rsidRPr="00072950">
        <w:rPr>
          <w:rFonts w:ascii="Arial" w:hAnsi="Arial" w:cs="Arial"/>
          <w:b/>
        </w:rPr>
        <w:t xml:space="preserve"> Last</w:t>
      </w:r>
      <w:r w:rsidR="00072950">
        <w:rPr>
          <w:rFonts w:ascii="Arial" w:hAnsi="Arial" w:cs="Arial"/>
        </w:rPr>
        <w:t xml:space="preserve"> to navigate through different pages.</w:t>
      </w:r>
    </w:p>
    <w:p w14:paraId="4792C316" w14:textId="77777777" w:rsidR="003D72F7" w:rsidRPr="002E0D17" w:rsidRDefault="001102C6" w:rsidP="00DF0245">
      <w:pPr>
        <w:pStyle w:val="Heading2"/>
        <w:rPr>
          <w:rFonts w:ascii="Arial" w:hAnsi="Arial" w:cs="Arial"/>
          <w:b w:val="0"/>
          <w:sz w:val="22"/>
          <w:szCs w:val="22"/>
        </w:rPr>
      </w:pPr>
      <w:commentRangeStart w:id="6"/>
      <w:r w:rsidRPr="002E0D17">
        <w:rPr>
          <w:rFonts w:ascii="Arial" w:hAnsi="Arial" w:cs="Arial"/>
          <w:noProof/>
          <w:sz w:val="22"/>
          <w:szCs w:val="22"/>
        </w:rPr>
        <w:lastRenderedPageBreak/>
        <w:drawing>
          <wp:inline distT="0" distB="0" distL="0" distR="0" wp14:anchorId="5F2E2BC7" wp14:editId="095268CF">
            <wp:extent cx="5943600" cy="2419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419350"/>
                    </a:xfrm>
                    <a:prstGeom prst="rect">
                      <a:avLst/>
                    </a:prstGeom>
                  </pic:spPr>
                </pic:pic>
              </a:graphicData>
            </a:graphic>
          </wp:inline>
        </w:drawing>
      </w:r>
      <w:commentRangeEnd w:id="6"/>
      <w:r w:rsidR="00E5558F">
        <w:rPr>
          <w:rStyle w:val="CommentReference"/>
          <w:rFonts w:asciiTheme="minorHAnsi" w:eastAsiaTheme="minorHAnsi" w:hAnsiTheme="minorHAnsi" w:cstheme="minorBidi"/>
          <w:b w:val="0"/>
          <w:bCs w:val="0"/>
        </w:rPr>
        <w:commentReference w:id="6"/>
      </w:r>
    </w:p>
    <w:p w14:paraId="6452EE5E" w14:textId="77777777" w:rsidR="008F517D" w:rsidRPr="002E0D17" w:rsidRDefault="008F517D" w:rsidP="00263BE4">
      <w:pPr>
        <w:rPr>
          <w:rFonts w:ascii="Arial" w:hAnsi="Arial" w:cs="Arial"/>
        </w:rPr>
      </w:pPr>
    </w:p>
    <w:p w14:paraId="5C8F8202" w14:textId="77777777" w:rsidR="00263BE4" w:rsidRPr="002E0D17" w:rsidRDefault="00263BE4" w:rsidP="00263BE4">
      <w:pPr>
        <w:rPr>
          <w:rFonts w:ascii="Arial" w:hAnsi="Arial" w:cs="Arial"/>
        </w:rPr>
      </w:pPr>
      <w:r w:rsidRPr="002E0D17">
        <w:rPr>
          <w:rFonts w:ascii="Arial" w:hAnsi="Arial" w:cs="Arial"/>
        </w:rPr>
        <w:t xml:space="preserve">In addition to the </w:t>
      </w:r>
      <w:r w:rsidRPr="002E0D17">
        <w:rPr>
          <w:rFonts w:ascii="Arial" w:hAnsi="Arial" w:cs="Arial"/>
          <w:b/>
        </w:rPr>
        <w:t xml:space="preserve">All </w:t>
      </w:r>
      <w:r w:rsidRPr="002E0D17">
        <w:rPr>
          <w:rFonts w:ascii="Arial" w:hAnsi="Arial" w:cs="Arial"/>
        </w:rPr>
        <w:t xml:space="preserve">or </w:t>
      </w:r>
      <w:r w:rsidRPr="002E0D17">
        <w:rPr>
          <w:rFonts w:ascii="Arial" w:hAnsi="Arial" w:cs="Arial"/>
          <w:b/>
        </w:rPr>
        <w:t>A-Z</w:t>
      </w:r>
      <w:r w:rsidRPr="002E0D17">
        <w:rPr>
          <w:rFonts w:ascii="Arial" w:hAnsi="Arial" w:cs="Arial"/>
        </w:rPr>
        <w:t xml:space="preserve"> tabs, </w:t>
      </w:r>
      <w:r w:rsidR="008F517D" w:rsidRPr="002E0D17">
        <w:rPr>
          <w:rFonts w:ascii="Arial" w:hAnsi="Arial" w:cs="Arial"/>
        </w:rPr>
        <w:t>Edit U</w:t>
      </w:r>
      <w:r w:rsidRPr="002E0D17">
        <w:rPr>
          <w:rFonts w:ascii="Arial" w:hAnsi="Arial" w:cs="Arial"/>
        </w:rPr>
        <w:t>ser</w:t>
      </w:r>
      <w:r w:rsidR="008F517D" w:rsidRPr="002E0D17">
        <w:rPr>
          <w:rFonts w:ascii="Arial" w:hAnsi="Arial" w:cs="Arial"/>
        </w:rPr>
        <w:t xml:space="preserve"> Details</w:t>
      </w:r>
      <w:r w:rsidRPr="002E0D17">
        <w:rPr>
          <w:rFonts w:ascii="Arial" w:hAnsi="Arial" w:cs="Arial"/>
        </w:rPr>
        <w:t xml:space="preserve"> may be accessed by </w:t>
      </w:r>
      <w:r w:rsidR="008F517D" w:rsidRPr="002E0D17">
        <w:rPr>
          <w:rFonts w:ascii="Arial" w:hAnsi="Arial" w:cs="Arial"/>
        </w:rPr>
        <w:t xml:space="preserve">clicking on </w:t>
      </w:r>
      <w:r w:rsidRPr="002E0D17">
        <w:rPr>
          <w:rFonts w:ascii="Arial" w:hAnsi="Arial" w:cs="Arial"/>
          <w:b/>
        </w:rPr>
        <w:t>User Name</w:t>
      </w:r>
      <w:r w:rsidRPr="002E0D17">
        <w:rPr>
          <w:rFonts w:ascii="Arial" w:hAnsi="Arial" w:cs="Arial"/>
        </w:rPr>
        <w:t xml:space="preserve"> or </w:t>
      </w:r>
      <w:r w:rsidR="008F517D" w:rsidRPr="002E0D17">
        <w:rPr>
          <w:rFonts w:ascii="Arial" w:hAnsi="Arial" w:cs="Arial"/>
        </w:rPr>
        <w:t xml:space="preserve">an email can be sent to a user by clicking on </w:t>
      </w:r>
      <w:r w:rsidRPr="002E0D17">
        <w:rPr>
          <w:rFonts w:ascii="Arial" w:hAnsi="Arial" w:cs="Arial"/>
          <w:b/>
        </w:rPr>
        <w:t>Email</w:t>
      </w:r>
      <w:r w:rsidRPr="002E0D17">
        <w:rPr>
          <w:rFonts w:ascii="Arial" w:hAnsi="Arial" w:cs="Arial"/>
        </w:rPr>
        <w:t xml:space="preserve"> address.  Each record also contains</w:t>
      </w:r>
    </w:p>
    <w:p w14:paraId="087B7C38" w14:textId="77777777" w:rsidR="009B081B" w:rsidRPr="002E0D17" w:rsidRDefault="00263BE4" w:rsidP="00263BE4">
      <w:pPr>
        <w:pStyle w:val="ListParagraph"/>
        <w:numPr>
          <w:ilvl w:val="0"/>
          <w:numId w:val="12"/>
        </w:numPr>
        <w:rPr>
          <w:rFonts w:ascii="Arial" w:hAnsi="Arial" w:cs="Arial"/>
          <w:b/>
        </w:rPr>
      </w:pPr>
      <w:r w:rsidRPr="002E0D17">
        <w:rPr>
          <w:rFonts w:ascii="Arial" w:hAnsi="Arial" w:cs="Arial"/>
          <w:b/>
        </w:rPr>
        <w:t>Account Start</w:t>
      </w:r>
    </w:p>
    <w:p w14:paraId="04591CA1" w14:textId="77777777" w:rsidR="00263BE4" w:rsidRPr="002E0D17" w:rsidRDefault="00263BE4" w:rsidP="00263BE4">
      <w:pPr>
        <w:pStyle w:val="ListParagraph"/>
        <w:numPr>
          <w:ilvl w:val="0"/>
          <w:numId w:val="12"/>
        </w:numPr>
        <w:rPr>
          <w:rFonts w:ascii="Arial" w:hAnsi="Arial" w:cs="Arial"/>
          <w:b/>
        </w:rPr>
      </w:pPr>
      <w:r w:rsidRPr="002E0D17">
        <w:rPr>
          <w:rFonts w:ascii="Arial" w:hAnsi="Arial" w:cs="Arial"/>
          <w:b/>
        </w:rPr>
        <w:t>Last Login Date</w:t>
      </w:r>
    </w:p>
    <w:p w14:paraId="69AC0D60" w14:textId="77777777" w:rsidR="00263BE4" w:rsidRPr="002E0D17" w:rsidRDefault="00263BE4" w:rsidP="00263BE4">
      <w:pPr>
        <w:pStyle w:val="ListParagraph"/>
        <w:numPr>
          <w:ilvl w:val="0"/>
          <w:numId w:val="12"/>
        </w:numPr>
        <w:rPr>
          <w:rFonts w:ascii="Arial" w:hAnsi="Arial" w:cs="Arial"/>
          <w:b/>
        </w:rPr>
      </w:pPr>
      <w:r w:rsidRPr="002E0D17">
        <w:rPr>
          <w:rFonts w:ascii="Arial" w:hAnsi="Arial" w:cs="Arial"/>
          <w:b/>
        </w:rPr>
        <w:t>Active (account status) and</w:t>
      </w:r>
    </w:p>
    <w:p w14:paraId="088A0142" w14:textId="77777777" w:rsidR="00263BE4" w:rsidRPr="002E0D17" w:rsidRDefault="00263BE4" w:rsidP="00263BE4">
      <w:pPr>
        <w:pStyle w:val="ListParagraph"/>
        <w:numPr>
          <w:ilvl w:val="0"/>
          <w:numId w:val="12"/>
        </w:numPr>
        <w:rPr>
          <w:rFonts w:ascii="Arial" w:hAnsi="Arial" w:cs="Arial"/>
          <w:b/>
        </w:rPr>
      </w:pPr>
      <w:r w:rsidRPr="002E0D17">
        <w:rPr>
          <w:rFonts w:ascii="Arial" w:hAnsi="Arial" w:cs="Arial"/>
          <w:b/>
        </w:rPr>
        <w:t>Locked Out?</w:t>
      </w:r>
    </w:p>
    <w:p w14:paraId="315EEB3D" w14:textId="77777777" w:rsidR="006F3632" w:rsidRPr="002E0D17" w:rsidRDefault="00167F9B" w:rsidP="00167F9B">
      <w:pPr>
        <w:rPr>
          <w:rFonts w:ascii="Arial" w:hAnsi="Arial" w:cs="Arial"/>
        </w:rPr>
      </w:pPr>
      <w:r w:rsidRPr="002E0D17">
        <w:rPr>
          <w:rFonts w:ascii="Arial" w:hAnsi="Arial" w:cs="Arial"/>
        </w:rPr>
        <w:t xml:space="preserve">Clicking on an individual </w:t>
      </w:r>
      <w:r w:rsidR="00214FB3" w:rsidRPr="002E0D17">
        <w:rPr>
          <w:rFonts w:ascii="Arial" w:hAnsi="Arial" w:cs="Arial"/>
        </w:rPr>
        <w:t>User Name</w:t>
      </w:r>
      <w:r w:rsidRPr="002E0D17">
        <w:rPr>
          <w:rFonts w:ascii="Arial" w:hAnsi="Arial" w:cs="Arial"/>
        </w:rPr>
        <w:t xml:space="preserve"> allows the administrator to reset the user’s password</w:t>
      </w:r>
      <w:r w:rsidR="00214FB3" w:rsidRPr="002E0D17">
        <w:rPr>
          <w:rFonts w:ascii="Arial" w:hAnsi="Arial" w:cs="Arial"/>
        </w:rPr>
        <w:t>, and edit user details</w:t>
      </w:r>
      <w:r w:rsidRPr="002E0D17">
        <w:rPr>
          <w:rFonts w:ascii="Arial" w:hAnsi="Arial" w:cs="Arial"/>
        </w:rPr>
        <w:t>.</w:t>
      </w:r>
    </w:p>
    <w:p w14:paraId="217347B9" w14:textId="77777777" w:rsidR="000C1102" w:rsidRDefault="00214FB3" w:rsidP="00167F9B">
      <w:pPr>
        <w:rPr>
          <w:rFonts w:ascii="Arial" w:hAnsi="Arial" w:cs="Arial"/>
        </w:rPr>
      </w:pPr>
      <w:r w:rsidRPr="002E0D17">
        <w:rPr>
          <w:rFonts w:ascii="Arial" w:hAnsi="Arial" w:cs="Arial"/>
        </w:rPr>
        <w:t xml:space="preserve">Password can be set by emailing a </w:t>
      </w:r>
      <w:r w:rsidRPr="002E0D17">
        <w:rPr>
          <w:rFonts w:ascii="Arial" w:hAnsi="Arial" w:cs="Arial"/>
          <w:b/>
        </w:rPr>
        <w:t>Secure Link</w:t>
      </w:r>
      <w:r w:rsidRPr="002E0D17">
        <w:rPr>
          <w:rFonts w:ascii="Arial" w:hAnsi="Arial" w:cs="Arial"/>
        </w:rPr>
        <w:t xml:space="preserve"> to a user or </w:t>
      </w:r>
      <w:r w:rsidRPr="002E0D17">
        <w:rPr>
          <w:rFonts w:ascii="Arial" w:hAnsi="Arial" w:cs="Arial"/>
          <w:b/>
        </w:rPr>
        <w:t>manually</w:t>
      </w:r>
      <w:r w:rsidRPr="002E0D17">
        <w:rPr>
          <w:rFonts w:ascii="Arial" w:hAnsi="Arial" w:cs="Arial"/>
        </w:rPr>
        <w:t>.</w:t>
      </w:r>
      <w:r w:rsidR="000C1102">
        <w:rPr>
          <w:rFonts w:ascii="Arial" w:hAnsi="Arial" w:cs="Arial"/>
        </w:rPr>
        <w:t xml:space="preserve"> </w:t>
      </w:r>
    </w:p>
    <w:p w14:paraId="5E933F66" w14:textId="239F617F" w:rsidR="000C1102" w:rsidRPr="00733852" w:rsidRDefault="000C1102">
      <w:pPr>
        <w:pStyle w:val="ListParagraph"/>
        <w:numPr>
          <w:ilvl w:val="0"/>
          <w:numId w:val="16"/>
        </w:numPr>
        <w:rPr>
          <w:rFonts w:ascii="Arial" w:hAnsi="Arial" w:cs="Arial"/>
          <w:rPrChange w:id="7" w:author="Tom Puckett" w:date="2017-02-14T10:15:00Z">
            <w:rPr/>
          </w:rPrChange>
        </w:rPr>
        <w:pPrChange w:id="8" w:author="Tom Puckett" w:date="2017-02-14T10:15:00Z">
          <w:pPr/>
        </w:pPrChange>
      </w:pPr>
      <w:r w:rsidRPr="00733852">
        <w:rPr>
          <w:rFonts w:ascii="Arial" w:hAnsi="Arial" w:cs="Arial"/>
          <w:rPrChange w:id="9" w:author="Tom Puckett" w:date="2017-02-14T10:15:00Z">
            <w:rPr/>
          </w:rPrChange>
        </w:rPr>
        <w:t xml:space="preserve">Click on </w:t>
      </w:r>
      <w:r w:rsidRPr="00733852">
        <w:rPr>
          <w:rFonts w:ascii="Arial" w:hAnsi="Arial" w:cs="Arial"/>
          <w:b/>
          <w:rPrChange w:id="10" w:author="Tom Puckett" w:date="2017-02-14T10:15:00Z">
            <w:rPr>
              <w:b/>
            </w:rPr>
          </w:rPrChange>
        </w:rPr>
        <w:t xml:space="preserve">Reset Password (Secure Link Email) </w:t>
      </w:r>
      <w:r w:rsidRPr="00733852">
        <w:rPr>
          <w:rFonts w:ascii="Arial" w:hAnsi="Arial" w:cs="Arial"/>
          <w:rPrChange w:id="11" w:author="Tom Puckett" w:date="2017-02-14T10:15:00Z">
            <w:rPr/>
          </w:rPrChange>
        </w:rPr>
        <w:t xml:space="preserve">button to send user a secure link. </w:t>
      </w:r>
      <w:ins w:id="12" w:author="Tom Puckett" w:date="2017-02-14T10:16:00Z">
        <w:r w:rsidR="00733852">
          <w:rPr>
            <w:rFonts w:ascii="Arial" w:hAnsi="Arial" w:cs="Arial"/>
          </w:rPr>
          <w:br/>
          <w:t>or</w:t>
        </w:r>
      </w:ins>
    </w:p>
    <w:p w14:paraId="1ED83C4A" w14:textId="77777777" w:rsidR="00733852" w:rsidRPr="00733852" w:rsidRDefault="000C1102">
      <w:pPr>
        <w:pStyle w:val="ListParagraph"/>
        <w:numPr>
          <w:ilvl w:val="0"/>
          <w:numId w:val="16"/>
        </w:numPr>
        <w:rPr>
          <w:ins w:id="13" w:author="Tom Puckett" w:date="2017-02-14T10:15:00Z"/>
          <w:rFonts w:ascii="Arial" w:hAnsi="Arial" w:cs="Arial"/>
          <w:rPrChange w:id="14" w:author="Tom Puckett" w:date="2017-02-14T10:15:00Z">
            <w:rPr>
              <w:ins w:id="15" w:author="Tom Puckett" w:date="2017-02-14T10:15:00Z"/>
            </w:rPr>
          </w:rPrChange>
        </w:rPr>
        <w:pPrChange w:id="16" w:author="Tom Puckett" w:date="2017-02-14T10:15:00Z">
          <w:pPr/>
        </w:pPrChange>
      </w:pPr>
      <w:r w:rsidRPr="00733852">
        <w:rPr>
          <w:rFonts w:ascii="Arial" w:hAnsi="Arial" w:cs="Arial"/>
          <w:rPrChange w:id="17" w:author="Tom Puckett" w:date="2017-02-14T10:15:00Z">
            <w:rPr/>
          </w:rPrChange>
        </w:rPr>
        <w:t xml:space="preserve">Enter the </w:t>
      </w:r>
      <w:r w:rsidRPr="00733852">
        <w:rPr>
          <w:rFonts w:ascii="Arial" w:hAnsi="Arial" w:cs="Arial"/>
          <w:b/>
          <w:rPrChange w:id="18" w:author="Tom Puckett" w:date="2017-02-14T10:15:00Z">
            <w:rPr>
              <w:b/>
            </w:rPr>
          </w:rPrChange>
        </w:rPr>
        <w:t>New Password</w:t>
      </w:r>
      <w:r w:rsidRPr="00733852">
        <w:rPr>
          <w:rFonts w:ascii="Arial" w:hAnsi="Arial" w:cs="Arial"/>
          <w:rPrChange w:id="19" w:author="Tom Puckett" w:date="2017-02-14T10:15:00Z">
            <w:rPr/>
          </w:rPrChange>
        </w:rPr>
        <w:t xml:space="preserve"> and </w:t>
      </w:r>
      <w:r w:rsidRPr="00733852">
        <w:rPr>
          <w:rFonts w:ascii="Arial" w:hAnsi="Arial" w:cs="Arial"/>
          <w:b/>
          <w:rPrChange w:id="20" w:author="Tom Puckett" w:date="2017-02-14T10:15:00Z">
            <w:rPr>
              <w:b/>
            </w:rPr>
          </w:rPrChange>
        </w:rPr>
        <w:t>Confirm</w:t>
      </w:r>
      <w:r w:rsidRPr="00733852">
        <w:rPr>
          <w:rFonts w:ascii="Arial" w:hAnsi="Arial" w:cs="Arial"/>
          <w:rPrChange w:id="21" w:author="Tom Puckett" w:date="2017-02-14T10:15:00Z">
            <w:rPr/>
          </w:rPrChange>
        </w:rPr>
        <w:t xml:space="preserve"> </w:t>
      </w:r>
      <w:r w:rsidRPr="00733852">
        <w:rPr>
          <w:rFonts w:ascii="Arial" w:hAnsi="Arial" w:cs="Arial"/>
          <w:b/>
          <w:rPrChange w:id="22" w:author="Tom Puckett" w:date="2017-02-14T10:15:00Z">
            <w:rPr>
              <w:b/>
            </w:rPr>
          </w:rPrChange>
        </w:rPr>
        <w:t>New Password</w:t>
      </w:r>
      <w:r w:rsidRPr="00733852">
        <w:rPr>
          <w:rFonts w:ascii="Arial" w:hAnsi="Arial" w:cs="Arial"/>
          <w:rPrChange w:id="23" w:author="Tom Puckett" w:date="2017-02-14T10:15:00Z">
            <w:rPr/>
          </w:rPrChange>
        </w:rPr>
        <w:t xml:space="preserve">, and click on </w:t>
      </w:r>
      <w:r w:rsidRPr="00733852">
        <w:rPr>
          <w:rFonts w:ascii="Arial" w:hAnsi="Arial" w:cs="Arial"/>
          <w:b/>
          <w:rPrChange w:id="24" w:author="Tom Puckett" w:date="2017-02-14T10:15:00Z">
            <w:rPr>
              <w:b/>
            </w:rPr>
          </w:rPrChange>
        </w:rPr>
        <w:t>Manual Password Reset</w:t>
      </w:r>
      <w:r w:rsidRPr="00733852">
        <w:rPr>
          <w:rFonts w:ascii="Arial" w:hAnsi="Arial" w:cs="Arial"/>
          <w:rPrChange w:id="25" w:author="Tom Puckett" w:date="2017-02-14T10:15:00Z">
            <w:rPr/>
          </w:rPrChange>
        </w:rPr>
        <w:t xml:space="preserve"> button to reset the password manually.</w:t>
      </w:r>
    </w:p>
    <w:p w14:paraId="51F418ED" w14:textId="688DB706" w:rsidR="00167F9B" w:rsidRPr="002E0D17" w:rsidRDefault="00167F9B" w:rsidP="00167F9B">
      <w:pPr>
        <w:rPr>
          <w:rFonts w:ascii="Arial" w:hAnsi="Arial" w:cs="Arial"/>
        </w:rPr>
      </w:pPr>
      <w:r w:rsidRPr="002E0D17">
        <w:rPr>
          <w:rFonts w:ascii="Arial" w:hAnsi="Arial" w:cs="Arial"/>
          <w:noProof/>
        </w:rPr>
        <w:drawing>
          <wp:inline distT="0" distB="0" distL="0" distR="0" wp14:anchorId="63A57A4C" wp14:editId="5E51B37D">
            <wp:extent cx="5944235" cy="2407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2407920"/>
                    </a:xfrm>
                    <a:prstGeom prst="rect">
                      <a:avLst/>
                    </a:prstGeom>
                    <a:noFill/>
                  </pic:spPr>
                </pic:pic>
              </a:graphicData>
            </a:graphic>
          </wp:inline>
        </w:drawing>
      </w:r>
    </w:p>
    <w:p w14:paraId="1C6D1304" w14:textId="77777777" w:rsidR="006F3632" w:rsidRPr="002E0D17" w:rsidRDefault="006F3632" w:rsidP="00167F9B">
      <w:pPr>
        <w:rPr>
          <w:rFonts w:ascii="Arial" w:hAnsi="Arial" w:cs="Arial"/>
        </w:rPr>
      </w:pPr>
    </w:p>
    <w:p w14:paraId="1F7F4EE8" w14:textId="77777777" w:rsidR="006F3632" w:rsidRPr="002E0D17" w:rsidRDefault="006F3632" w:rsidP="00167F9B">
      <w:pPr>
        <w:rPr>
          <w:rFonts w:ascii="Arial" w:hAnsi="Arial" w:cs="Arial"/>
        </w:rPr>
      </w:pPr>
    </w:p>
    <w:p w14:paraId="7202D493" w14:textId="77777777" w:rsidR="00214FB3" w:rsidRDefault="006F3632" w:rsidP="00167F9B">
      <w:pPr>
        <w:rPr>
          <w:rFonts w:ascii="Arial" w:hAnsi="Arial" w:cs="Arial"/>
        </w:rPr>
      </w:pPr>
      <w:r w:rsidRPr="002E0D17">
        <w:rPr>
          <w:rFonts w:ascii="Arial" w:hAnsi="Arial" w:cs="Arial"/>
        </w:rPr>
        <w:t>Administrator can update user</w:t>
      </w:r>
      <w:r w:rsidR="00214FB3" w:rsidRPr="002E0D17">
        <w:rPr>
          <w:rFonts w:ascii="Arial" w:hAnsi="Arial" w:cs="Arial"/>
        </w:rPr>
        <w:t xml:space="preserve"> details on </w:t>
      </w:r>
      <w:r w:rsidR="00214FB3" w:rsidRPr="002E0D17">
        <w:rPr>
          <w:rFonts w:ascii="Arial" w:hAnsi="Arial" w:cs="Arial"/>
          <w:b/>
        </w:rPr>
        <w:t>General User Info</w:t>
      </w:r>
      <w:r w:rsidR="00214FB3" w:rsidRPr="002E0D17">
        <w:rPr>
          <w:rFonts w:ascii="Arial" w:hAnsi="Arial" w:cs="Arial"/>
        </w:rPr>
        <w:t xml:space="preserve"> page</w:t>
      </w:r>
      <w:r w:rsidRPr="002E0D17">
        <w:rPr>
          <w:rFonts w:ascii="Arial" w:hAnsi="Arial" w:cs="Arial"/>
        </w:rPr>
        <w:t xml:space="preserve"> like </w:t>
      </w:r>
      <w:r w:rsidR="00D55BCF">
        <w:rPr>
          <w:rFonts w:ascii="Arial" w:hAnsi="Arial" w:cs="Arial"/>
        </w:rPr>
        <w:t>grant/revoke privile</w:t>
      </w:r>
      <w:r w:rsidR="00C902C6">
        <w:rPr>
          <w:rFonts w:ascii="Arial" w:hAnsi="Arial" w:cs="Arial"/>
        </w:rPr>
        <w:t>ges</w:t>
      </w:r>
      <w:r w:rsidRPr="002E0D17">
        <w:rPr>
          <w:rFonts w:ascii="Arial" w:hAnsi="Arial" w:cs="Arial"/>
        </w:rPr>
        <w:t xml:space="preserve"> </w:t>
      </w:r>
      <w:r w:rsidR="00C902C6">
        <w:rPr>
          <w:rFonts w:ascii="Arial" w:hAnsi="Arial" w:cs="Arial"/>
        </w:rPr>
        <w:t xml:space="preserve">of a </w:t>
      </w:r>
      <w:r w:rsidRPr="002E0D17">
        <w:rPr>
          <w:rFonts w:ascii="Arial" w:hAnsi="Arial" w:cs="Arial"/>
        </w:rPr>
        <w:t>Client</w:t>
      </w:r>
      <w:r w:rsidR="00F01E31" w:rsidRPr="002E0D17">
        <w:rPr>
          <w:rFonts w:ascii="Arial" w:hAnsi="Arial" w:cs="Arial"/>
        </w:rPr>
        <w:t xml:space="preserve"> User</w:t>
      </w:r>
      <w:r w:rsidRPr="002E0D17">
        <w:rPr>
          <w:rFonts w:ascii="Arial" w:hAnsi="Arial" w:cs="Arial"/>
        </w:rPr>
        <w:t xml:space="preserve"> Admin</w:t>
      </w:r>
      <w:r w:rsidR="00B941C0" w:rsidRPr="002E0D17">
        <w:rPr>
          <w:rFonts w:ascii="Arial" w:hAnsi="Arial" w:cs="Arial"/>
        </w:rPr>
        <w:t>istrator</w:t>
      </w:r>
      <w:r w:rsidRPr="002E0D17">
        <w:rPr>
          <w:rFonts w:ascii="Arial" w:hAnsi="Arial" w:cs="Arial"/>
        </w:rPr>
        <w:t xml:space="preserve"> or Client Publish</w:t>
      </w:r>
      <w:r w:rsidR="002A3737" w:rsidRPr="002E0D17">
        <w:rPr>
          <w:rFonts w:ascii="Arial" w:hAnsi="Arial" w:cs="Arial"/>
        </w:rPr>
        <w:t>ing Administrator</w:t>
      </w:r>
      <w:r w:rsidRPr="002E0D17">
        <w:rPr>
          <w:rFonts w:ascii="Arial" w:hAnsi="Arial" w:cs="Arial"/>
        </w:rPr>
        <w:t>, select/de-select group</w:t>
      </w:r>
      <w:r w:rsidR="00F835D8" w:rsidRPr="002E0D17">
        <w:rPr>
          <w:rFonts w:ascii="Arial" w:hAnsi="Arial" w:cs="Arial"/>
        </w:rPr>
        <w:t>(</w:t>
      </w:r>
      <w:r w:rsidRPr="002E0D17">
        <w:rPr>
          <w:rFonts w:ascii="Arial" w:hAnsi="Arial" w:cs="Arial"/>
        </w:rPr>
        <w:t>s</w:t>
      </w:r>
      <w:r w:rsidR="00F835D8" w:rsidRPr="002E0D17">
        <w:rPr>
          <w:rFonts w:ascii="Arial" w:hAnsi="Arial" w:cs="Arial"/>
        </w:rPr>
        <w:t>)</w:t>
      </w:r>
      <w:r w:rsidRPr="002E0D17">
        <w:rPr>
          <w:rFonts w:ascii="Arial" w:hAnsi="Arial" w:cs="Arial"/>
        </w:rPr>
        <w:t>, update email address, unlock or delete a user.</w:t>
      </w:r>
    </w:p>
    <w:p w14:paraId="71A1F161" w14:textId="77777777" w:rsidR="0020023E" w:rsidRDefault="0020023E" w:rsidP="00167F9B">
      <w:pPr>
        <w:rPr>
          <w:rFonts w:ascii="Arial" w:hAnsi="Arial" w:cs="Arial"/>
        </w:rPr>
      </w:pPr>
      <w:r>
        <w:rPr>
          <w:rFonts w:ascii="Arial" w:hAnsi="Arial" w:cs="Arial"/>
        </w:rPr>
        <w:t xml:space="preserve">Click on </w:t>
      </w:r>
      <w:r w:rsidRPr="00280AE9">
        <w:rPr>
          <w:rFonts w:ascii="Arial" w:hAnsi="Arial" w:cs="Arial"/>
          <w:b/>
          <w:rPrChange w:id="26" w:author="Tom Puckett" w:date="2017-02-14T10:25:00Z">
            <w:rPr>
              <w:rFonts w:ascii="Arial" w:hAnsi="Arial" w:cs="Arial"/>
            </w:rPr>
          </w:rPrChange>
        </w:rPr>
        <w:t>Save</w:t>
      </w:r>
      <w:r>
        <w:rPr>
          <w:rFonts w:ascii="Arial" w:hAnsi="Arial" w:cs="Arial"/>
        </w:rPr>
        <w:t xml:space="preserve"> button to save the changes.</w:t>
      </w:r>
    </w:p>
    <w:p w14:paraId="6CB5F851" w14:textId="77777777" w:rsidR="0020023E" w:rsidRPr="002E0D17" w:rsidRDefault="0020023E" w:rsidP="0020023E">
      <w:pPr>
        <w:rPr>
          <w:rFonts w:ascii="Arial" w:hAnsi="Arial" w:cs="Arial"/>
        </w:rPr>
      </w:pPr>
      <w:r w:rsidRPr="002E0D17">
        <w:rPr>
          <w:rFonts w:ascii="Arial" w:hAnsi="Arial" w:cs="Arial"/>
        </w:rPr>
        <w:t xml:space="preserve">Administrator can click on </w:t>
      </w:r>
      <w:r w:rsidRPr="00280AE9">
        <w:rPr>
          <w:rFonts w:ascii="Arial" w:hAnsi="Arial" w:cs="Arial"/>
          <w:b/>
          <w:rPrChange w:id="27" w:author="Tom Puckett" w:date="2017-02-14T10:25:00Z">
            <w:rPr>
              <w:rFonts w:ascii="Arial" w:hAnsi="Arial" w:cs="Arial"/>
            </w:rPr>
          </w:rPrChange>
        </w:rPr>
        <w:t>Cancel</w:t>
      </w:r>
      <w:r w:rsidRPr="002E0D17">
        <w:rPr>
          <w:rFonts w:ascii="Arial" w:hAnsi="Arial" w:cs="Arial"/>
        </w:rPr>
        <w:t xml:space="preserve"> button to close the window without saving any updates.</w:t>
      </w:r>
    </w:p>
    <w:p w14:paraId="1C0432CA" w14:textId="77777777" w:rsidR="0020023E" w:rsidRPr="002E0D17" w:rsidRDefault="0020023E" w:rsidP="00167F9B">
      <w:pPr>
        <w:rPr>
          <w:rFonts w:ascii="Arial" w:hAnsi="Arial" w:cs="Arial"/>
        </w:rPr>
      </w:pPr>
    </w:p>
    <w:p w14:paraId="681D307E" w14:textId="77777777" w:rsidR="002A3737" w:rsidRPr="002E0D17" w:rsidRDefault="002A3737" w:rsidP="002A3737">
      <w:pPr>
        <w:rPr>
          <w:rFonts w:ascii="Arial" w:hAnsi="Arial" w:cs="Arial"/>
        </w:rPr>
      </w:pPr>
      <w:r w:rsidRPr="002E0D17">
        <w:rPr>
          <w:rFonts w:ascii="Arial" w:hAnsi="Arial" w:cs="Arial"/>
        </w:rPr>
        <w:t>User record also contains</w:t>
      </w:r>
    </w:p>
    <w:p w14:paraId="42DA4C0E"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User Name</w:t>
      </w:r>
    </w:p>
    <w:p w14:paraId="4BA49FB5"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Security Q&amp;A</w:t>
      </w:r>
    </w:p>
    <w:p w14:paraId="058FCECE"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Active (account status)</w:t>
      </w:r>
    </w:p>
    <w:p w14:paraId="78FD6576"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Is Locked Out</w:t>
      </w:r>
    </w:p>
    <w:p w14:paraId="2C2A5BA6"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Is Online</w:t>
      </w:r>
    </w:p>
    <w:p w14:paraId="700ACBD7"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Creation Date</w:t>
      </w:r>
    </w:p>
    <w:p w14:paraId="693ADD75"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Last Activity Date</w:t>
      </w:r>
    </w:p>
    <w:p w14:paraId="124EB024"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Last Login Date</w:t>
      </w:r>
    </w:p>
    <w:p w14:paraId="6FC8185C" w14:textId="77777777" w:rsidR="002A3737" w:rsidRPr="002E0D17" w:rsidRDefault="002A3737" w:rsidP="002A3737">
      <w:pPr>
        <w:pStyle w:val="ListParagraph"/>
        <w:numPr>
          <w:ilvl w:val="0"/>
          <w:numId w:val="12"/>
        </w:numPr>
        <w:rPr>
          <w:rFonts w:ascii="Arial" w:hAnsi="Arial" w:cs="Arial"/>
          <w:b/>
        </w:rPr>
      </w:pPr>
      <w:r w:rsidRPr="002E0D17">
        <w:rPr>
          <w:rFonts w:ascii="Arial" w:hAnsi="Arial" w:cs="Arial"/>
          <w:b/>
        </w:rPr>
        <w:t>Last Lockout Date</w:t>
      </w:r>
      <w:r w:rsidR="00841E68">
        <w:rPr>
          <w:rFonts w:ascii="Arial" w:hAnsi="Arial" w:cs="Arial"/>
          <w:b/>
        </w:rPr>
        <w:t>, and</w:t>
      </w:r>
    </w:p>
    <w:p w14:paraId="6A5B85F8" w14:textId="77777777" w:rsidR="00F01E31" w:rsidRPr="0020023E" w:rsidRDefault="002A3737" w:rsidP="00167F9B">
      <w:pPr>
        <w:pStyle w:val="ListParagraph"/>
        <w:numPr>
          <w:ilvl w:val="0"/>
          <w:numId w:val="12"/>
        </w:numPr>
        <w:rPr>
          <w:rFonts w:ascii="Arial" w:hAnsi="Arial" w:cs="Arial"/>
          <w:b/>
        </w:rPr>
      </w:pPr>
      <w:r w:rsidRPr="002E0D17">
        <w:rPr>
          <w:rFonts w:ascii="Arial" w:hAnsi="Arial" w:cs="Arial"/>
          <w:b/>
        </w:rPr>
        <w:t>Last Password Changed Date</w:t>
      </w:r>
    </w:p>
    <w:p w14:paraId="542F615F" w14:textId="77777777" w:rsidR="00214FB3" w:rsidRPr="002E0D17" w:rsidRDefault="00214FB3" w:rsidP="00167F9B">
      <w:pPr>
        <w:rPr>
          <w:rFonts w:ascii="Arial" w:hAnsi="Arial" w:cs="Arial"/>
        </w:rPr>
      </w:pPr>
      <w:r w:rsidRPr="002E0D17">
        <w:rPr>
          <w:rFonts w:ascii="Arial" w:hAnsi="Arial" w:cs="Arial"/>
          <w:noProof/>
        </w:rPr>
        <w:drawing>
          <wp:inline distT="0" distB="0" distL="0" distR="0" wp14:anchorId="7F5FA23D" wp14:editId="12E00A94">
            <wp:extent cx="5314950" cy="4013130"/>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8963" cy="4023710"/>
                    </a:xfrm>
                    <a:prstGeom prst="rect">
                      <a:avLst/>
                    </a:prstGeom>
                  </pic:spPr>
                </pic:pic>
              </a:graphicData>
            </a:graphic>
          </wp:inline>
        </w:drawing>
      </w:r>
    </w:p>
    <w:p w14:paraId="38B75107" w14:textId="77777777" w:rsidR="00F9488D" w:rsidRPr="002E0D17" w:rsidRDefault="00F9488D" w:rsidP="00F9488D">
      <w:pPr>
        <w:pStyle w:val="Heading2"/>
        <w:rPr>
          <w:rFonts w:ascii="Arial" w:hAnsi="Arial" w:cs="Arial"/>
          <w:sz w:val="22"/>
          <w:szCs w:val="22"/>
        </w:rPr>
      </w:pPr>
      <w:r w:rsidRPr="002E0D17">
        <w:rPr>
          <w:rFonts w:ascii="Arial" w:hAnsi="Arial" w:cs="Arial"/>
          <w:sz w:val="22"/>
          <w:szCs w:val="22"/>
        </w:rPr>
        <w:lastRenderedPageBreak/>
        <w:t xml:space="preserve">Add </w:t>
      </w:r>
      <w:r w:rsidR="00911247" w:rsidRPr="002E0D17">
        <w:rPr>
          <w:rFonts w:ascii="Arial" w:hAnsi="Arial" w:cs="Arial"/>
          <w:sz w:val="22"/>
          <w:szCs w:val="22"/>
        </w:rPr>
        <w:t>New</w:t>
      </w:r>
      <w:r w:rsidRPr="002E0D17">
        <w:rPr>
          <w:rFonts w:ascii="Arial" w:hAnsi="Arial" w:cs="Arial"/>
          <w:sz w:val="22"/>
          <w:szCs w:val="22"/>
        </w:rPr>
        <w:t xml:space="preserve">: </w:t>
      </w:r>
    </w:p>
    <w:p w14:paraId="6BAC5960" w14:textId="77777777" w:rsidR="00FB17E2" w:rsidRDefault="00F9488D" w:rsidP="00E82CEC">
      <w:pPr>
        <w:rPr>
          <w:rFonts w:ascii="Arial" w:hAnsi="Arial" w:cs="Arial"/>
        </w:rPr>
      </w:pPr>
      <w:r w:rsidRPr="002E0D17">
        <w:rPr>
          <w:rFonts w:ascii="Arial" w:hAnsi="Arial" w:cs="Arial"/>
        </w:rPr>
        <w:t xml:space="preserve">Another module where administrators can add single or multiple users with groups and using the </w:t>
      </w:r>
      <w:r w:rsidRPr="00CB2639">
        <w:rPr>
          <w:rFonts w:ascii="Arial" w:hAnsi="Arial" w:cs="Arial"/>
          <w:b/>
        </w:rPr>
        <w:t>CVS list</w:t>
      </w:r>
      <w:r w:rsidRPr="002E0D17">
        <w:rPr>
          <w:rFonts w:ascii="Arial" w:hAnsi="Arial" w:cs="Arial"/>
        </w:rPr>
        <w:t xml:space="preserve"> or </w:t>
      </w:r>
      <w:r w:rsidRPr="00CB2639">
        <w:rPr>
          <w:rFonts w:ascii="Arial" w:hAnsi="Arial" w:cs="Arial"/>
          <w:b/>
        </w:rPr>
        <w:t>Excel list</w:t>
      </w:r>
      <w:r w:rsidR="00FB17E2">
        <w:rPr>
          <w:rFonts w:ascii="Arial" w:hAnsi="Arial" w:cs="Arial"/>
        </w:rPr>
        <w:t xml:space="preserve">. </w:t>
      </w:r>
      <w:r w:rsidR="001A5C7F" w:rsidRPr="002E0D17">
        <w:rPr>
          <w:rFonts w:ascii="Arial" w:hAnsi="Arial" w:cs="Arial"/>
        </w:rPr>
        <w:t xml:space="preserve"> </w:t>
      </w:r>
      <w:r w:rsidR="00FB17E2">
        <w:rPr>
          <w:rFonts w:ascii="Arial" w:hAnsi="Arial" w:cs="Arial"/>
        </w:rPr>
        <w:t xml:space="preserve">Administrator </w:t>
      </w:r>
      <w:r w:rsidR="001A5C7F" w:rsidRPr="002E0D17">
        <w:rPr>
          <w:rFonts w:ascii="Arial" w:hAnsi="Arial" w:cs="Arial"/>
        </w:rPr>
        <w:t xml:space="preserve">can check Send Welcome if </w:t>
      </w:r>
      <w:r w:rsidR="00FB17E2">
        <w:rPr>
          <w:rFonts w:ascii="Arial" w:hAnsi="Arial" w:cs="Arial"/>
        </w:rPr>
        <w:t xml:space="preserve">s/he </w:t>
      </w:r>
      <w:r w:rsidR="001A5C7F" w:rsidRPr="002E0D17">
        <w:rPr>
          <w:rFonts w:ascii="Arial" w:hAnsi="Arial" w:cs="Arial"/>
        </w:rPr>
        <w:t>want</w:t>
      </w:r>
      <w:r w:rsidR="00FB17E2">
        <w:rPr>
          <w:rFonts w:ascii="Arial" w:hAnsi="Arial" w:cs="Arial"/>
        </w:rPr>
        <w:t>s</w:t>
      </w:r>
      <w:r w:rsidR="001A5C7F" w:rsidRPr="002E0D17">
        <w:rPr>
          <w:rFonts w:ascii="Arial" w:hAnsi="Arial" w:cs="Arial"/>
        </w:rPr>
        <w:t xml:space="preserve"> to send a welcome email to the new user.</w:t>
      </w:r>
    </w:p>
    <w:p w14:paraId="4DED9DED" w14:textId="77777777" w:rsidR="00C540BE" w:rsidRDefault="00C540BE" w:rsidP="00C540BE">
      <w:pPr>
        <w:rPr>
          <w:rFonts w:ascii="Arial" w:hAnsi="Arial" w:cs="Arial"/>
        </w:rPr>
      </w:pPr>
      <w:r w:rsidRPr="002E0D17">
        <w:rPr>
          <w:rFonts w:ascii="Arial" w:hAnsi="Arial" w:cs="Arial"/>
        </w:rPr>
        <w:t xml:space="preserve">Clicking on the + button beside the Categories listed </w:t>
      </w:r>
      <w:r>
        <w:rPr>
          <w:rFonts w:ascii="Arial" w:hAnsi="Arial" w:cs="Arial"/>
        </w:rPr>
        <w:t xml:space="preserve">in </w:t>
      </w:r>
      <w:r w:rsidRPr="00FB17E2">
        <w:rPr>
          <w:rFonts w:ascii="Arial" w:hAnsi="Arial" w:cs="Arial"/>
          <w:b/>
        </w:rPr>
        <w:t>Group Selection</w:t>
      </w:r>
      <w:r>
        <w:rPr>
          <w:rFonts w:ascii="Arial" w:hAnsi="Arial" w:cs="Arial"/>
        </w:rPr>
        <w:t xml:space="preserve"> </w:t>
      </w:r>
      <w:r w:rsidRPr="002E0D17">
        <w:rPr>
          <w:rFonts w:ascii="Arial" w:hAnsi="Arial" w:cs="Arial"/>
        </w:rPr>
        <w:t>reveals individual groups associated with each category. From here, users can be added to the group</w:t>
      </w:r>
      <w:r>
        <w:rPr>
          <w:rFonts w:ascii="Arial" w:hAnsi="Arial" w:cs="Arial"/>
        </w:rPr>
        <w:t xml:space="preserve"> – check the check box to select a group name</w:t>
      </w:r>
      <w:r w:rsidRPr="002E0D17">
        <w:rPr>
          <w:rFonts w:ascii="Arial" w:hAnsi="Arial" w:cs="Arial"/>
        </w:rPr>
        <w:t>.</w:t>
      </w:r>
      <w:r>
        <w:rPr>
          <w:rFonts w:ascii="Arial" w:hAnsi="Arial" w:cs="Arial"/>
        </w:rPr>
        <w:t xml:space="preserve"> </w:t>
      </w:r>
    </w:p>
    <w:p w14:paraId="2FD07639" w14:textId="77777777" w:rsidR="00C540BE" w:rsidRDefault="00C540BE" w:rsidP="00C540BE">
      <w:pPr>
        <w:rPr>
          <w:rFonts w:ascii="Arial" w:hAnsi="Arial" w:cs="Arial"/>
        </w:rPr>
      </w:pPr>
      <w:r>
        <w:rPr>
          <w:rFonts w:ascii="Arial" w:hAnsi="Arial" w:cs="Arial"/>
        </w:rPr>
        <w:t xml:space="preserve">Administrator can click on the </w:t>
      </w:r>
      <w:r w:rsidRPr="00CB2639">
        <w:rPr>
          <w:rFonts w:ascii="Arial" w:hAnsi="Arial" w:cs="Arial"/>
          <w:b/>
        </w:rPr>
        <w:t>Save</w:t>
      </w:r>
      <w:r>
        <w:rPr>
          <w:rFonts w:ascii="Arial" w:hAnsi="Arial" w:cs="Arial"/>
        </w:rPr>
        <w:t xml:space="preserve"> button to create user account(s).</w:t>
      </w:r>
    </w:p>
    <w:p w14:paraId="6B543C79" w14:textId="77777777" w:rsidR="00C540BE" w:rsidRPr="002E0D17" w:rsidRDefault="00C540BE" w:rsidP="00C540BE">
      <w:pPr>
        <w:rPr>
          <w:rFonts w:ascii="Arial" w:hAnsi="Arial" w:cs="Arial"/>
        </w:rPr>
      </w:pPr>
      <w:r>
        <w:rPr>
          <w:rFonts w:ascii="Arial" w:hAnsi="Arial" w:cs="Arial"/>
        </w:rPr>
        <w:t xml:space="preserve">Administrator can click on the </w:t>
      </w:r>
      <w:r w:rsidRPr="00CB2639">
        <w:rPr>
          <w:rFonts w:ascii="Arial" w:hAnsi="Arial" w:cs="Arial"/>
          <w:b/>
        </w:rPr>
        <w:t>Reset</w:t>
      </w:r>
      <w:r>
        <w:rPr>
          <w:rFonts w:ascii="Arial" w:hAnsi="Arial" w:cs="Arial"/>
        </w:rPr>
        <w:t xml:space="preserve"> button to reset all the fields to its default state.</w:t>
      </w:r>
    </w:p>
    <w:p w14:paraId="19A0F102" w14:textId="77777777" w:rsidR="003B6435" w:rsidRDefault="003B6435" w:rsidP="00E82CEC">
      <w:pPr>
        <w:rPr>
          <w:rFonts w:ascii="Arial" w:hAnsi="Arial" w:cs="Arial"/>
        </w:rPr>
      </w:pPr>
      <w:r w:rsidRPr="002E0D17">
        <w:rPr>
          <w:rFonts w:ascii="Arial" w:hAnsi="Arial" w:cs="Arial"/>
          <w:noProof/>
        </w:rPr>
        <w:drawing>
          <wp:inline distT="0" distB="0" distL="0" distR="0" wp14:anchorId="38029287" wp14:editId="55BC18D0">
            <wp:extent cx="5789930" cy="2924175"/>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99303" cy="2928909"/>
                    </a:xfrm>
                    <a:prstGeom prst="rect">
                      <a:avLst/>
                    </a:prstGeom>
                  </pic:spPr>
                </pic:pic>
              </a:graphicData>
            </a:graphic>
          </wp:inline>
        </w:drawing>
      </w:r>
    </w:p>
    <w:p w14:paraId="4E4AA7BA" w14:textId="77777777" w:rsidR="00FB17E2" w:rsidRDefault="00FB17E2" w:rsidP="00E82CEC">
      <w:pPr>
        <w:rPr>
          <w:rFonts w:ascii="Arial" w:hAnsi="Arial" w:cs="Arial"/>
        </w:rPr>
      </w:pPr>
      <w:r>
        <w:rPr>
          <w:rFonts w:ascii="Arial" w:hAnsi="Arial" w:cs="Arial"/>
        </w:rPr>
        <w:t xml:space="preserve">Add Single User - Select a group in </w:t>
      </w:r>
      <w:r w:rsidRPr="003B6435">
        <w:rPr>
          <w:rFonts w:ascii="Arial" w:hAnsi="Arial" w:cs="Arial"/>
          <w:b/>
        </w:rPr>
        <w:t>Group Selection</w:t>
      </w:r>
      <w:r>
        <w:rPr>
          <w:rFonts w:ascii="Arial" w:hAnsi="Arial" w:cs="Arial"/>
        </w:rPr>
        <w:t xml:space="preserve">, enter </w:t>
      </w:r>
      <w:r w:rsidRPr="003B6435">
        <w:rPr>
          <w:rFonts w:ascii="Arial" w:hAnsi="Arial" w:cs="Arial"/>
          <w:b/>
        </w:rPr>
        <w:t>Account Name</w:t>
      </w:r>
      <w:r>
        <w:rPr>
          <w:rFonts w:ascii="Arial" w:hAnsi="Arial" w:cs="Arial"/>
        </w:rPr>
        <w:t xml:space="preserve"> and check/uncheck the </w:t>
      </w:r>
      <w:r w:rsidRPr="003B6435">
        <w:rPr>
          <w:rFonts w:ascii="Arial" w:hAnsi="Arial" w:cs="Arial"/>
          <w:b/>
        </w:rPr>
        <w:t>Send Welcome</w:t>
      </w:r>
      <w:r>
        <w:rPr>
          <w:rFonts w:ascii="Arial" w:hAnsi="Arial" w:cs="Arial"/>
        </w:rPr>
        <w:t xml:space="preserve"> check box.</w:t>
      </w:r>
    </w:p>
    <w:p w14:paraId="211167C9" w14:textId="47DBDED7" w:rsidR="00FB17E2" w:rsidRDefault="00FB17E2" w:rsidP="00E82CEC">
      <w:pPr>
        <w:rPr>
          <w:rFonts w:ascii="Arial" w:hAnsi="Arial" w:cs="Arial"/>
        </w:rPr>
      </w:pPr>
      <w:r>
        <w:rPr>
          <w:rFonts w:ascii="Arial" w:hAnsi="Arial" w:cs="Arial"/>
        </w:rPr>
        <w:t xml:space="preserve">Add Multiple Users - Select a group in </w:t>
      </w:r>
      <w:r w:rsidRPr="003B6435">
        <w:rPr>
          <w:rFonts w:ascii="Arial" w:hAnsi="Arial" w:cs="Arial"/>
          <w:b/>
        </w:rPr>
        <w:t>Group Selection</w:t>
      </w:r>
      <w:r>
        <w:rPr>
          <w:rFonts w:ascii="Arial" w:hAnsi="Arial" w:cs="Arial"/>
        </w:rPr>
        <w:t xml:space="preserve">, enter </w:t>
      </w:r>
      <w:r w:rsidRPr="003B6435">
        <w:rPr>
          <w:rFonts w:ascii="Arial" w:hAnsi="Arial" w:cs="Arial"/>
          <w:b/>
        </w:rPr>
        <w:t>Account Name</w:t>
      </w:r>
      <w:r>
        <w:rPr>
          <w:rFonts w:ascii="Arial" w:hAnsi="Arial" w:cs="Arial"/>
        </w:rPr>
        <w:t xml:space="preserve">, click on </w:t>
      </w:r>
      <w:r w:rsidRPr="003B6435">
        <w:rPr>
          <w:rFonts w:ascii="Arial" w:hAnsi="Arial" w:cs="Arial"/>
          <w:b/>
        </w:rPr>
        <w:t>+ icon</w:t>
      </w:r>
      <w:r>
        <w:rPr>
          <w:rFonts w:ascii="Arial" w:hAnsi="Arial" w:cs="Arial"/>
        </w:rPr>
        <w:t xml:space="preserve"> on the left of </w:t>
      </w:r>
      <w:r w:rsidR="003B6435">
        <w:rPr>
          <w:rFonts w:ascii="Arial" w:hAnsi="Arial" w:cs="Arial"/>
        </w:rPr>
        <w:t xml:space="preserve">the </w:t>
      </w:r>
      <w:r>
        <w:rPr>
          <w:rFonts w:ascii="Arial" w:hAnsi="Arial" w:cs="Arial"/>
        </w:rPr>
        <w:t>Account Name field and enter 2</w:t>
      </w:r>
      <w:r w:rsidRPr="00FB17E2">
        <w:rPr>
          <w:rFonts w:ascii="Arial" w:hAnsi="Arial" w:cs="Arial"/>
          <w:vertAlign w:val="superscript"/>
        </w:rPr>
        <w:t>nd</w:t>
      </w:r>
      <w:r>
        <w:rPr>
          <w:rFonts w:ascii="Arial" w:hAnsi="Arial" w:cs="Arial"/>
        </w:rPr>
        <w:t xml:space="preserve"> </w:t>
      </w:r>
      <w:r w:rsidRPr="003B6435">
        <w:rPr>
          <w:rFonts w:ascii="Arial" w:hAnsi="Arial" w:cs="Arial"/>
          <w:b/>
        </w:rPr>
        <w:t>Account Name</w:t>
      </w:r>
      <w:r w:rsidR="00B86328">
        <w:rPr>
          <w:rFonts w:ascii="Arial" w:hAnsi="Arial" w:cs="Arial"/>
          <w:b/>
        </w:rPr>
        <w:t xml:space="preserve"> </w:t>
      </w:r>
      <w:r w:rsidR="00B86328" w:rsidRPr="00B86328">
        <w:rPr>
          <w:rFonts w:ascii="Arial" w:hAnsi="Arial" w:cs="Arial"/>
        </w:rPr>
        <w:t>etc.</w:t>
      </w:r>
      <w:r w:rsidRPr="00B86328">
        <w:rPr>
          <w:rFonts w:ascii="Arial" w:hAnsi="Arial" w:cs="Arial"/>
        </w:rPr>
        <w:t>,</w:t>
      </w:r>
      <w:r>
        <w:rPr>
          <w:rFonts w:ascii="Arial" w:hAnsi="Arial" w:cs="Arial"/>
        </w:rPr>
        <w:t xml:space="preserve"> and check/uncheck the </w:t>
      </w:r>
      <w:r w:rsidRPr="003B6435">
        <w:rPr>
          <w:rFonts w:ascii="Arial" w:hAnsi="Arial" w:cs="Arial"/>
          <w:b/>
        </w:rPr>
        <w:t>Send Welcome</w:t>
      </w:r>
      <w:r>
        <w:rPr>
          <w:rFonts w:ascii="Arial" w:hAnsi="Arial" w:cs="Arial"/>
        </w:rPr>
        <w:t xml:space="preserve"> check box</w:t>
      </w:r>
      <w:r w:rsidR="003B6435">
        <w:rPr>
          <w:rFonts w:ascii="Arial" w:hAnsi="Arial" w:cs="Arial"/>
        </w:rPr>
        <w:t xml:space="preserve"> for each account name</w:t>
      </w:r>
      <w:r w:rsidR="00E5558F">
        <w:rPr>
          <w:rFonts w:ascii="Arial" w:hAnsi="Arial" w:cs="Arial"/>
        </w:rPr>
        <w:t>, if client requires autogenerated welcome email.  Some clients prefer custom emails, in which case the client-specific protocols should be followed.  Check with the product consultant or account manager for client-specific protocols</w:t>
      </w:r>
      <w:r>
        <w:rPr>
          <w:rFonts w:ascii="Arial" w:hAnsi="Arial" w:cs="Arial"/>
        </w:rPr>
        <w:t>.</w:t>
      </w:r>
    </w:p>
    <w:p w14:paraId="33C73BFF" w14:textId="77777777" w:rsidR="00211077" w:rsidRDefault="00FB17E2" w:rsidP="00E82CEC">
      <w:pPr>
        <w:rPr>
          <w:rFonts w:ascii="Arial" w:hAnsi="Arial" w:cs="Arial"/>
        </w:rPr>
      </w:pPr>
      <w:r>
        <w:rPr>
          <w:rFonts w:ascii="Arial" w:hAnsi="Arial" w:cs="Arial"/>
        </w:rPr>
        <w:t xml:space="preserve">Add User by CSV List – </w:t>
      </w:r>
      <w:r w:rsidR="00211077">
        <w:rPr>
          <w:rFonts w:ascii="Arial" w:hAnsi="Arial" w:cs="Arial"/>
        </w:rPr>
        <w:t xml:space="preserve">Select a group in </w:t>
      </w:r>
      <w:r w:rsidR="00211077" w:rsidRPr="003B6435">
        <w:rPr>
          <w:rFonts w:ascii="Arial" w:hAnsi="Arial" w:cs="Arial"/>
          <w:b/>
        </w:rPr>
        <w:t>Group Selection</w:t>
      </w:r>
      <w:r w:rsidR="00211077">
        <w:rPr>
          <w:rFonts w:ascii="Arial" w:hAnsi="Arial" w:cs="Arial"/>
        </w:rPr>
        <w:t>, c</w:t>
      </w:r>
      <w:r>
        <w:rPr>
          <w:rFonts w:ascii="Arial" w:hAnsi="Arial" w:cs="Arial"/>
        </w:rPr>
        <w:t xml:space="preserve">lick on bar </w:t>
      </w:r>
      <w:r w:rsidRPr="003B6435">
        <w:rPr>
          <w:rFonts w:ascii="Arial" w:hAnsi="Arial" w:cs="Arial"/>
          <w:b/>
        </w:rPr>
        <w:t>Add New by CSV List</w:t>
      </w:r>
      <w:r>
        <w:rPr>
          <w:rFonts w:ascii="Arial" w:hAnsi="Arial" w:cs="Arial"/>
        </w:rPr>
        <w:t xml:space="preserve">, enter </w:t>
      </w:r>
      <w:r w:rsidR="00211077">
        <w:rPr>
          <w:rFonts w:ascii="Arial" w:hAnsi="Arial" w:cs="Arial"/>
        </w:rPr>
        <w:t>the account name and send welcome info as shown in the example below</w:t>
      </w:r>
      <w:r w:rsidR="0011357A">
        <w:rPr>
          <w:rFonts w:ascii="Arial" w:hAnsi="Arial" w:cs="Arial"/>
        </w:rPr>
        <w:t xml:space="preserve"> – in [CSV Format] or [Excel Format]</w:t>
      </w:r>
      <w:r w:rsidR="00211077">
        <w:rPr>
          <w:rFonts w:ascii="Arial" w:hAnsi="Arial" w:cs="Arial"/>
        </w:rPr>
        <w:t xml:space="preserve">. </w:t>
      </w:r>
      <w:r w:rsidR="004E575C">
        <w:rPr>
          <w:rFonts w:ascii="Arial" w:hAnsi="Arial" w:cs="Arial"/>
        </w:rPr>
        <w:t xml:space="preserve">Click on </w:t>
      </w:r>
      <w:r w:rsidR="004E575C" w:rsidRPr="004E575C">
        <w:rPr>
          <w:rFonts w:ascii="Arial" w:hAnsi="Arial" w:cs="Arial"/>
          <w:b/>
        </w:rPr>
        <w:t>Submit List</w:t>
      </w:r>
      <w:r w:rsidR="004E575C">
        <w:rPr>
          <w:rFonts w:ascii="Arial" w:hAnsi="Arial" w:cs="Arial"/>
        </w:rPr>
        <w:t xml:space="preserve"> button. </w:t>
      </w:r>
      <w:r w:rsidR="00211077">
        <w:rPr>
          <w:rFonts w:ascii="Arial" w:hAnsi="Arial" w:cs="Arial"/>
        </w:rPr>
        <w:t>If the checkbox is set to True, the application will send a welcome email otherwise if the checkbox is set to False then no welcome email will be sent</w:t>
      </w:r>
      <w:r w:rsidR="003B6435">
        <w:rPr>
          <w:rFonts w:ascii="Arial" w:hAnsi="Arial" w:cs="Arial"/>
        </w:rPr>
        <w:t xml:space="preserve"> to the user</w:t>
      </w:r>
      <w:r w:rsidR="00211077">
        <w:rPr>
          <w:rFonts w:ascii="Arial" w:hAnsi="Arial" w:cs="Arial"/>
        </w:rPr>
        <w:t>.</w:t>
      </w:r>
    </w:p>
    <w:p w14:paraId="7D558564" w14:textId="77777777" w:rsidR="003B6435" w:rsidRDefault="003B6435" w:rsidP="00E82CEC">
      <w:pPr>
        <w:rPr>
          <w:rFonts w:ascii="Arial" w:hAnsi="Arial" w:cs="Arial"/>
        </w:rPr>
      </w:pPr>
      <w:r>
        <w:rPr>
          <w:rFonts w:ascii="Arial" w:hAnsi="Arial" w:cs="Arial"/>
        </w:rPr>
        <w:t>Here is an example…..</w:t>
      </w:r>
    </w:p>
    <w:p w14:paraId="54EB52C6" w14:textId="77777777" w:rsidR="00FB17E2" w:rsidRDefault="0098459D" w:rsidP="00E82CEC">
      <w:pPr>
        <w:rPr>
          <w:rFonts w:ascii="Arial" w:hAnsi="Arial" w:cs="Arial"/>
        </w:rPr>
      </w:pPr>
      <w:hyperlink r:id="rId18" w:history="1">
        <w:r w:rsidR="00211077" w:rsidRPr="00894E1A">
          <w:rPr>
            <w:rStyle w:val="Hyperlink"/>
            <w:rFonts w:ascii="Arial" w:hAnsi="Arial" w:cs="Arial"/>
          </w:rPr>
          <w:t>accountname@test.com,True</w:t>
        </w:r>
      </w:hyperlink>
      <w:r w:rsidR="00211077">
        <w:rPr>
          <w:rFonts w:ascii="Arial" w:hAnsi="Arial" w:cs="Arial"/>
        </w:rPr>
        <w:t xml:space="preserve"> </w:t>
      </w:r>
    </w:p>
    <w:p w14:paraId="62D36319" w14:textId="77777777" w:rsidR="00211077" w:rsidRDefault="00211077" w:rsidP="00211077">
      <w:pPr>
        <w:rPr>
          <w:rFonts w:ascii="Arial" w:hAnsi="Arial" w:cs="Arial"/>
        </w:rPr>
      </w:pPr>
      <w:r>
        <w:rPr>
          <w:rFonts w:ascii="Arial" w:hAnsi="Arial" w:cs="Arial"/>
        </w:rPr>
        <w:lastRenderedPageBreak/>
        <w:t xml:space="preserve">accountname@test.com,False </w:t>
      </w:r>
    </w:p>
    <w:p w14:paraId="628DA8DF" w14:textId="77777777" w:rsidR="00957E31" w:rsidRDefault="00957E31" w:rsidP="00E82CEC">
      <w:pPr>
        <w:rPr>
          <w:rFonts w:ascii="Arial" w:hAnsi="Arial" w:cs="Arial"/>
        </w:rPr>
      </w:pPr>
    </w:p>
    <w:p w14:paraId="6F945757" w14:textId="77777777" w:rsidR="00B269FD" w:rsidRPr="002E0D17" w:rsidRDefault="00B269FD" w:rsidP="00E82CEC">
      <w:pPr>
        <w:rPr>
          <w:rFonts w:ascii="Arial" w:hAnsi="Arial" w:cs="Arial"/>
        </w:rPr>
      </w:pPr>
      <w:r w:rsidRPr="002E0D17">
        <w:rPr>
          <w:rFonts w:ascii="Arial" w:hAnsi="Arial" w:cs="Arial"/>
          <w:noProof/>
        </w:rPr>
        <w:drawing>
          <wp:inline distT="0" distB="0" distL="0" distR="0" wp14:anchorId="2C10C040" wp14:editId="19AC252E">
            <wp:extent cx="5610225" cy="33724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525" cy="3374386"/>
                    </a:xfrm>
                    <a:prstGeom prst="rect">
                      <a:avLst/>
                    </a:prstGeom>
                    <a:noFill/>
                  </pic:spPr>
                </pic:pic>
              </a:graphicData>
            </a:graphic>
          </wp:inline>
        </w:drawing>
      </w:r>
    </w:p>
    <w:p w14:paraId="28E786C3" w14:textId="77777777" w:rsidR="00B269FD" w:rsidRPr="002E0D17" w:rsidRDefault="00B269FD" w:rsidP="00E82CEC">
      <w:pPr>
        <w:rPr>
          <w:rFonts w:ascii="Arial" w:hAnsi="Arial" w:cs="Arial"/>
        </w:rPr>
      </w:pPr>
    </w:p>
    <w:p w14:paraId="5529BEE1" w14:textId="77777777" w:rsidR="0064778B" w:rsidRPr="002E0D17" w:rsidRDefault="00F9488D" w:rsidP="00F9488D">
      <w:pPr>
        <w:pStyle w:val="Heading2"/>
        <w:rPr>
          <w:rFonts w:ascii="Arial" w:hAnsi="Arial" w:cs="Arial"/>
          <w:sz w:val="22"/>
          <w:szCs w:val="22"/>
        </w:rPr>
      </w:pPr>
      <w:r w:rsidRPr="002E0D17">
        <w:rPr>
          <w:rFonts w:ascii="Arial" w:hAnsi="Arial" w:cs="Arial"/>
          <w:sz w:val="22"/>
          <w:szCs w:val="22"/>
        </w:rPr>
        <w:t xml:space="preserve">By Group: </w:t>
      </w:r>
    </w:p>
    <w:p w14:paraId="3D8CA7FD" w14:textId="77777777" w:rsidR="00B60D73" w:rsidRDefault="000B6E77" w:rsidP="00246D81">
      <w:pPr>
        <w:rPr>
          <w:rFonts w:ascii="Arial" w:hAnsi="Arial" w:cs="Arial"/>
        </w:rPr>
      </w:pPr>
      <w:r>
        <w:rPr>
          <w:rFonts w:ascii="Arial" w:hAnsi="Arial" w:cs="Arial"/>
        </w:rPr>
        <w:t>Another access point to view users by groups</w:t>
      </w:r>
      <w:r w:rsidR="00AF63A5">
        <w:rPr>
          <w:rFonts w:ascii="Arial" w:hAnsi="Arial" w:cs="Arial"/>
        </w:rPr>
        <w:t xml:space="preserve"> – Select a Group from the </w:t>
      </w:r>
      <w:r w:rsidR="00AF63A5" w:rsidRPr="00AF63A5">
        <w:rPr>
          <w:rFonts w:ascii="Arial" w:hAnsi="Arial" w:cs="Arial"/>
          <w:b/>
        </w:rPr>
        <w:t>Users By Group</w:t>
      </w:r>
      <w:r w:rsidR="00AF63A5">
        <w:rPr>
          <w:rFonts w:ascii="Arial" w:hAnsi="Arial" w:cs="Arial"/>
        </w:rPr>
        <w:t xml:space="preserve"> drop down list</w:t>
      </w:r>
      <w:r>
        <w:rPr>
          <w:rFonts w:ascii="Arial" w:hAnsi="Arial" w:cs="Arial"/>
        </w:rPr>
        <w:t>, and</w:t>
      </w:r>
      <w:r w:rsidR="00246D81" w:rsidRPr="002E0D17">
        <w:rPr>
          <w:rFonts w:ascii="Arial" w:hAnsi="Arial" w:cs="Arial"/>
        </w:rPr>
        <w:t xml:space="preserve"> look up by User Name and Email Address.</w:t>
      </w:r>
      <w:r w:rsidR="003F05F1" w:rsidRPr="002E0D17">
        <w:rPr>
          <w:rFonts w:ascii="Arial" w:hAnsi="Arial" w:cs="Arial"/>
        </w:rPr>
        <w:t xml:space="preserve">  The group scroll-down menu features groups listed individually.</w:t>
      </w:r>
    </w:p>
    <w:p w14:paraId="58155E1D" w14:textId="77777777" w:rsidR="00FA4361" w:rsidRDefault="00B60D73" w:rsidP="00B60D73">
      <w:pPr>
        <w:pStyle w:val="ListParagraph"/>
        <w:numPr>
          <w:ilvl w:val="0"/>
          <w:numId w:val="14"/>
        </w:numPr>
        <w:rPr>
          <w:rFonts w:ascii="Arial" w:hAnsi="Arial" w:cs="Arial"/>
        </w:rPr>
      </w:pPr>
      <w:r>
        <w:rPr>
          <w:rFonts w:ascii="Arial" w:hAnsi="Arial" w:cs="Arial"/>
        </w:rPr>
        <w:t>Here you may select a group to find users within the group.</w:t>
      </w:r>
    </w:p>
    <w:p w14:paraId="46C86A22" w14:textId="77777777" w:rsidR="00B60D73" w:rsidRPr="00B60D73" w:rsidRDefault="00B60D73" w:rsidP="00B60D73">
      <w:pPr>
        <w:rPr>
          <w:rFonts w:ascii="Arial" w:hAnsi="Arial" w:cs="Arial"/>
        </w:rPr>
      </w:pPr>
    </w:p>
    <w:p w14:paraId="119C6DE6" w14:textId="77777777" w:rsidR="00B60D73" w:rsidRPr="00B60D73" w:rsidRDefault="00B60D73" w:rsidP="00B60D73">
      <w:pPr>
        <w:rPr>
          <w:rFonts w:ascii="Arial" w:hAnsi="Arial" w:cs="Arial"/>
        </w:rPr>
      </w:pPr>
      <w:r>
        <w:rPr>
          <w:noProof/>
        </w:rPr>
        <w:drawing>
          <wp:inline distT="0" distB="0" distL="0" distR="0" wp14:anchorId="7C1B0596" wp14:editId="33B24E51">
            <wp:extent cx="5943600" cy="1857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857375"/>
                    </a:xfrm>
                    <a:prstGeom prst="rect">
                      <a:avLst/>
                    </a:prstGeom>
                  </pic:spPr>
                </pic:pic>
              </a:graphicData>
            </a:graphic>
          </wp:inline>
        </w:drawing>
      </w:r>
    </w:p>
    <w:p w14:paraId="3930D856" w14:textId="77777777" w:rsidR="00B60D73" w:rsidRDefault="00B60D73" w:rsidP="00246D81">
      <w:pPr>
        <w:rPr>
          <w:rFonts w:ascii="Arial" w:hAnsi="Arial" w:cs="Arial"/>
        </w:rPr>
      </w:pPr>
      <w:r>
        <w:rPr>
          <w:noProof/>
        </w:rPr>
        <w:lastRenderedPageBreak/>
        <w:drawing>
          <wp:inline distT="0" distB="0" distL="0" distR="0" wp14:anchorId="5A7358F5" wp14:editId="16289F8D">
            <wp:extent cx="5943600" cy="18573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1857375"/>
                    </a:xfrm>
                    <a:prstGeom prst="rect">
                      <a:avLst/>
                    </a:prstGeom>
                  </pic:spPr>
                </pic:pic>
              </a:graphicData>
            </a:graphic>
          </wp:inline>
        </w:drawing>
      </w:r>
    </w:p>
    <w:p w14:paraId="21E83588" w14:textId="77777777" w:rsidR="00B60D73" w:rsidRDefault="00B60D73" w:rsidP="00246D81">
      <w:pPr>
        <w:rPr>
          <w:rFonts w:ascii="Arial" w:hAnsi="Arial" w:cs="Arial"/>
        </w:rPr>
      </w:pPr>
    </w:p>
    <w:p w14:paraId="645A7786" w14:textId="77777777" w:rsidR="00B60D73" w:rsidRDefault="00B60D73" w:rsidP="00246D81">
      <w:pPr>
        <w:rPr>
          <w:rFonts w:ascii="Arial" w:hAnsi="Arial" w:cs="Arial"/>
        </w:rPr>
      </w:pPr>
    </w:p>
    <w:p w14:paraId="7DA836B4" w14:textId="77777777" w:rsidR="00246D81" w:rsidRPr="002E0D17" w:rsidRDefault="000B6E77" w:rsidP="00246D81">
      <w:pPr>
        <w:rPr>
          <w:rFonts w:ascii="Arial" w:hAnsi="Arial" w:cs="Arial"/>
        </w:rPr>
      </w:pPr>
      <w:r w:rsidRPr="002E0D17">
        <w:rPr>
          <w:rFonts w:ascii="Arial" w:hAnsi="Arial" w:cs="Arial"/>
        </w:rPr>
        <w:t xml:space="preserve">This module contains much of the information listed in </w:t>
      </w:r>
      <w:hyperlink w:anchor="_A-Z:" w:history="1">
        <w:r w:rsidRPr="002E0D17">
          <w:rPr>
            <w:rStyle w:val="Hyperlink"/>
            <w:rFonts w:ascii="Arial" w:hAnsi="Arial" w:cs="Arial"/>
          </w:rPr>
          <w:t>A-Z</w:t>
        </w:r>
      </w:hyperlink>
      <w:r w:rsidRPr="002E0D17">
        <w:rPr>
          <w:rFonts w:ascii="Arial" w:hAnsi="Arial" w:cs="Arial"/>
        </w:rPr>
        <w:t>.</w:t>
      </w:r>
    </w:p>
    <w:p w14:paraId="39478E3A" w14:textId="77777777" w:rsidR="00246D81" w:rsidRPr="002E0D17" w:rsidRDefault="00987D5B" w:rsidP="00246D81">
      <w:pPr>
        <w:rPr>
          <w:rFonts w:ascii="Arial" w:hAnsi="Arial" w:cs="Arial"/>
        </w:rPr>
      </w:pPr>
      <w:r w:rsidRPr="002E0D17">
        <w:rPr>
          <w:rFonts w:ascii="Arial" w:hAnsi="Arial" w:cs="Arial"/>
          <w:noProof/>
        </w:rPr>
        <w:drawing>
          <wp:inline distT="0" distB="0" distL="0" distR="0" wp14:anchorId="2F7D90F5" wp14:editId="7F2ECB56">
            <wp:extent cx="5943600" cy="13131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313180"/>
                    </a:xfrm>
                    <a:prstGeom prst="rect">
                      <a:avLst/>
                    </a:prstGeom>
                  </pic:spPr>
                </pic:pic>
              </a:graphicData>
            </a:graphic>
          </wp:inline>
        </w:drawing>
      </w:r>
    </w:p>
    <w:p w14:paraId="09282436" w14:textId="77777777" w:rsidR="00987D5B" w:rsidRPr="002E0D17" w:rsidRDefault="00987D5B" w:rsidP="00987D5B">
      <w:pPr>
        <w:pStyle w:val="Heading2"/>
        <w:rPr>
          <w:rFonts w:ascii="Arial" w:hAnsi="Arial" w:cs="Arial"/>
          <w:sz w:val="22"/>
          <w:szCs w:val="22"/>
        </w:rPr>
      </w:pPr>
      <w:r w:rsidRPr="002E0D17">
        <w:rPr>
          <w:rFonts w:ascii="Arial" w:hAnsi="Arial" w:cs="Arial"/>
          <w:sz w:val="22"/>
          <w:szCs w:val="22"/>
        </w:rPr>
        <w:t>Dashboard:</w:t>
      </w:r>
    </w:p>
    <w:p w14:paraId="6401D6A0" w14:textId="77777777" w:rsidR="00655C4C" w:rsidRPr="002E0D17" w:rsidRDefault="00987D5B" w:rsidP="00987D5B">
      <w:pPr>
        <w:rPr>
          <w:rFonts w:ascii="Arial" w:hAnsi="Arial" w:cs="Arial"/>
        </w:rPr>
      </w:pPr>
      <w:r w:rsidRPr="002E0D17">
        <w:rPr>
          <w:rFonts w:ascii="Arial" w:hAnsi="Arial" w:cs="Arial"/>
        </w:rPr>
        <w:t>A module that provides detailed statistical analysis of registered user accounts. Includes</w:t>
      </w:r>
      <w:r w:rsidR="00655C4C" w:rsidRPr="002E0D17">
        <w:rPr>
          <w:rFonts w:ascii="Arial" w:hAnsi="Arial" w:cs="Arial"/>
        </w:rPr>
        <w:t>:</w:t>
      </w:r>
    </w:p>
    <w:p w14:paraId="35939C01" w14:textId="77777777" w:rsidR="00655C4C" w:rsidRPr="002E0D17" w:rsidRDefault="00987D5B" w:rsidP="00655C4C">
      <w:pPr>
        <w:pStyle w:val="ListParagraph"/>
        <w:numPr>
          <w:ilvl w:val="0"/>
          <w:numId w:val="13"/>
        </w:numPr>
        <w:rPr>
          <w:rFonts w:ascii="Arial" w:hAnsi="Arial" w:cs="Arial"/>
        </w:rPr>
      </w:pPr>
      <w:r w:rsidRPr="002E0D17">
        <w:rPr>
          <w:rFonts w:ascii="Arial" w:hAnsi="Arial" w:cs="Arial"/>
        </w:rPr>
        <w:t xml:space="preserve">Newest Members, </w:t>
      </w:r>
    </w:p>
    <w:p w14:paraId="7AD4B112" w14:textId="77777777" w:rsidR="00655C4C" w:rsidRPr="002E0D17" w:rsidRDefault="00987D5B" w:rsidP="00655C4C">
      <w:pPr>
        <w:pStyle w:val="ListParagraph"/>
        <w:numPr>
          <w:ilvl w:val="0"/>
          <w:numId w:val="13"/>
        </w:numPr>
        <w:rPr>
          <w:rFonts w:ascii="Arial" w:hAnsi="Arial" w:cs="Arial"/>
        </w:rPr>
      </w:pPr>
      <w:r w:rsidRPr="002E0D17">
        <w:rPr>
          <w:rFonts w:ascii="Arial" w:hAnsi="Arial" w:cs="Arial"/>
        </w:rPr>
        <w:t>Membership Status</w:t>
      </w:r>
    </w:p>
    <w:p w14:paraId="4C99F028" w14:textId="77777777" w:rsidR="00655C4C" w:rsidRPr="002E0D17" w:rsidRDefault="00987D5B" w:rsidP="00655C4C">
      <w:pPr>
        <w:pStyle w:val="ListParagraph"/>
        <w:numPr>
          <w:ilvl w:val="0"/>
          <w:numId w:val="13"/>
        </w:numPr>
        <w:rPr>
          <w:rFonts w:ascii="Arial" w:hAnsi="Arial" w:cs="Arial"/>
        </w:rPr>
      </w:pPr>
      <w:r w:rsidRPr="002E0D17">
        <w:rPr>
          <w:rFonts w:ascii="Arial" w:hAnsi="Arial" w:cs="Arial"/>
        </w:rPr>
        <w:t>Latest Logins</w:t>
      </w:r>
    </w:p>
    <w:p w14:paraId="489F08AB" w14:textId="77777777" w:rsidR="00655C4C" w:rsidRPr="002E0D17" w:rsidRDefault="00987D5B" w:rsidP="00655C4C">
      <w:pPr>
        <w:pStyle w:val="ListParagraph"/>
        <w:numPr>
          <w:ilvl w:val="0"/>
          <w:numId w:val="13"/>
        </w:numPr>
        <w:rPr>
          <w:rFonts w:ascii="Arial" w:hAnsi="Arial" w:cs="Arial"/>
        </w:rPr>
      </w:pPr>
      <w:r w:rsidRPr="002E0D17">
        <w:rPr>
          <w:rFonts w:ascii="Arial" w:hAnsi="Arial" w:cs="Arial"/>
        </w:rPr>
        <w:t>Last Logged In</w:t>
      </w:r>
    </w:p>
    <w:p w14:paraId="181C75AB" w14:textId="77777777" w:rsidR="00655C4C" w:rsidRPr="002E0D17" w:rsidRDefault="00987D5B" w:rsidP="00655C4C">
      <w:pPr>
        <w:pStyle w:val="ListParagraph"/>
        <w:numPr>
          <w:ilvl w:val="0"/>
          <w:numId w:val="13"/>
        </w:numPr>
        <w:rPr>
          <w:rFonts w:ascii="Arial" w:hAnsi="Arial" w:cs="Arial"/>
        </w:rPr>
      </w:pPr>
      <w:r w:rsidRPr="002E0D17">
        <w:rPr>
          <w:rFonts w:ascii="Arial" w:hAnsi="Arial" w:cs="Arial"/>
        </w:rPr>
        <w:t>Membership Registrations</w:t>
      </w:r>
      <w:r w:rsidR="00655C4C" w:rsidRPr="002E0D17">
        <w:rPr>
          <w:rFonts w:ascii="Arial" w:hAnsi="Arial" w:cs="Arial"/>
        </w:rPr>
        <w:t>, and</w:t>
      </w:r>
    </w:p>
    <w:p w14:paraId="16DAEA07" w14:textId="77777777" w:rsidR="00987D5B" w:rsidRPr="002E0D17" w:rsidRDefault="00987D5B" w:rsidP="00655C4C">
      <w:pPr>
        <w:pStyle w:val="ListParagraph"/>
        <w:numPr>
          <w:ilvl w:val="0"/>
          <w:numId w:val="13"/>
        </w:numPr>
        <w:rPr>
          <w:rFonts w:ascii="Arial" w:hAnsi="Arial" w:cs="Arial"/>
        </w:rPr>
      </w:pPr>
      <w:r w:rsidRPr="002E0D17">
        <w:rPr>
          <w:rFonts w:ascii="Arial" w:hAnsi="Arial" w:cs="Arial"/>
        </w:rPr>
        <w:t>Groups.</w:t>
      </w:r>
    </w:p>
    <w:p w14:paraId="6750DE44" w14:textId="77777777" w:rsidR="00987D5B" w:rsidRPr="002E0D17" w:rsidRDefault="00987D5B" w:rsidP="00987D5B">
      <w:pPr>
        <w:rPr>
          <w:rFonts w:ascii="Arial" w:hAnsi="Arial" w:cs="Arial"/>
        </w:rPr>
      </w:pPr>
      <w:r w:rsidRPr="002E0D17">
        <w:rPr>
          <w:rFonts w:ascii="Arial" w:hAnsi="Arial" w:cs="Arial"/>
          <w:noProof/>
        </w:rPr>
        <w:lastRenderedPageBreak/>
        <w:drawing>
          <wp:inline distT="0" distB="0" distL="0" distR="0" wp14:anchorId="413B9542" wp14:editId="25D9D7ED">
            <wp:extent cx="5943600" cy="29165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916555"/>
                    </a:xfrm>
                    <a:prstGeom prst="rect">
                      <a:avLst/>
                    </a:prstGeom>
                  </pic:spPr>
                </pic:pic>
              </a:graphicData>
            </a:graphic>
          </wp:inline>
        </w:drawing>
      </w:r>
    </w:p>
    <w:p w14:paraId="246BBABC" w14:textId="77777777" w:rsidR="00987D5B" w:rsidRPr="002E0D17" w:rsidRDefault="00987D5B" w:rsidP="00987D5B">
      <w:pPr>
        <w:rPr>
          <w:rFonts w:ascii="Arial" w:hAnsi="Arial" w:cs="Arial"/>
        </w:rPr>
      </w:pPr>
    </w:p>
    <w:p w14:paraId="53E78494" w14:textId="77777777" w:rsidR="00987D5B" w:rsidRPr="002E0D17" w:rsidRDefault="00193D28" w:rsidP="001B33E4">
      <w:pPr>
        <w:pStyle w:val="Heading2"/>
        <w:rPr>
          <w:rFonts w:ascii="Arial" w:hAnsi="Arial" w:cs="Arial"/>
          <w:sz w:val="22"/>
          <w:szCs w:val="22"/>
        </w:rPr>
      </w:pPr>
      <w:r w:rsidRPr="002E0D17">
        <w:rPr>
          <w:rFonts w:ascii="Arial" w:hAnsi="Arial" w:cs="Arial"/>
          <w:sz w:val="22"/>
          <w:szCs w:val="22"/>
        </w:rPr>
        <w:t>Email:</w:t>
      </w:r>
    </w:p>
    <w:p w14:paraId="73D60A23" w14:textId="77777777" w:rsidR="00FA4361" w:rsidRDefault="00193D28" w:rsidP="00193D28">
      <w:pPr>
        <w:rPr>
          <w:rFonts w:ascii="Arial" w:hAnsi="Arial" w:cs="Arial"/>
        </w:rPr>
      </w:pPr>
      <w:r w:rsidRPr="002E0D17">
        <w:rPr>
          <w:rFonts w:ascii="Arial" w:hAnsi="Arial" w:cs="Arial"/>
        </w:rPr>
        <w:t xml:space="preserve">The Email Broadcast module is a place where individual and mass emails from Milliman HCIntel Support may be sent to clients. In addition to the </w:t>
      </w:r>
      <w:r w:rsidR="00072F42" w:rsidRPr="002E0D17">
        <w:rPr>
          <w:rFonts w:ascii="Arial" w:hAnsi="Arial" w:cs="Arial"/>
        </w:rPr>
        <w:t>User</w:t>
      </w:r>
      <w:r w:rsidRPr="002E0D17">
        <w:rPr>
          <w:rFonts w:ascii="Arial" w:hAnsi="Arial" w:cs="Arial"/>
        </w:rPr>
        <w:t xml:space="preserve"> Names and client email addresses, the date the account started and the last login date are listed.</w:t>
      </w:r>
      <w:r w:rsidR="00072F42" w:rsidRPr="002E0D17">
        <w:rPr>
          <w:rFonts w:ascii="Arial" w:hAnsi="Arial" w:cs="Arial"/>
        </w:rPr>
        <w:t xml:space="preserve"> </w:t>
      </w:r>
    </w:p>
    <w:p w14:paraId="754FE1E3" w14:textId="77777777" w:rsidR="00193D28" w:rsidRPr="002E0D17" w:rsidRDefault="00072F42" w:rsidP="00193D28">
      <w:pPr>
        <w:rPr>
          <w:rFonts w:ascii="Arial" w:hAnsi="Arial" w:cs="Arial"/>
        </w:rPr>
      </w:pPr>
      <w:r w:rsidRPr="002E0D17">
        <w:rPr>
          <w:rFonts w:ascii="Arial" w:hAnsi="Arial" w:cs="Arial"/>
        </w:rPr>
        <w:t xml:space="preserve">This module contains much of the information listed in </w:t>
      </w:r>
      <w:hyperlink w:anchor="_A-Z:" w:history="1">
        <w:r w:rsidRPr="002E0D17">
          <w:rPr>
            <w:rStyle w:val="Hyperlink"/>
            <w:rFonts w:ascii="Arial" w:hAnsi="Arial" w:cs="Arial"/>
          </w:rPr>
          <w:t>A-Z</w:t>
        </w:r>
      </w:hyperlink>
      <w:r w:rsidRPr="002E0D17">
        <w:rPr>
          <w:rFonts w:ascii="Arial" w:hAnsi="Arial" w:cs="Arial"/>
        </w:rPr>
        <w:t>.</w:t>
      </w:r>
    </w:p>
    <w:p w14:paraId="1499C75D" w14:textId="77777777" w:rsidR="00193D28" w:rsidRPr="002E0D17" w:rsidRDefault="00193D28" w:rsidP="00193D28">
      <w:pPr>
        <w:rPr>
          <w:rFonts w:ascii="Arial" w:hAnsi="Arial" w:cs="Arial"/>
        </w:rPr>
      </w:pPr>
      <w:r w:rsidRPr="002E0D17">
        <w:rPr>
          <w:rFonts w:ascii="Arial" w:hAnsi="Arial" w:cs="Arial"/>
          <w:noProof/>
        </w:rPr>
        <w:drawing>
          <wp:inline distT="0" distB="0" distL="0" distR="0" wp14:anchorId="313D557F" wp14:editId="1905BE08">
            <wp:extent cx="5943600" cy="2560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560955"/>
                    </a:xfrm>
                    <a:prstGeom prst="rect">
                      <a:avLst/>
                    </a:prstGeom>
                  </pic:spPr>
                </pic:pic>
              </a:graphicData>
            </a:graphic>
          </wp:inline>
        </w:drawing>
      </w:r>
    </w:p>
    <w:p w14:paraId="6A820509" w14:textId="77777777" w:rsidR="0064778B" w:rsidRPr="002E0D17" w:rsidRDefault="001979F4" w:rsidP="001979F4">
      <w:pPr>
        <w:pStyle w:val="Heading2"/>
        <w:rPr>
          <w:rFonts w:ascii="Arial" w:hAnsi="Arial" w:cs="Arial"/>
          <w:sz w:val="22"/>
          <w:szCs w:val="22"/>
        </w:rPr>
      </w:pPr>
      <w:bookmarkStart w:id="28" w:name="_Locked:"/>
      <w:bookmarkEnd w:id="28"/>
      <w:r w:rsidRPr="002E0D17">
        <w:rPr>
          <w:rFonts w:ascii="Arial" w:hAnsi="Arial" w:cs="Arial"/>
          <w:sz w:val="22"/>
          <w:szCs w:val="22"/>
        </w:rPr>
        <w:t>Locked:</w:t>
      </w:r>
    </w:p>
    <w:p w14:paraId="19082AB3" w14:textId="77777777" w:rsidR="00FA4361" w:rsidRDefault="00714FA0" w:rsidP="00714FA0">
      <w:pPr>
        <w:rPr>
          <w:rFonts w:ascii="Arial" w:hAnsi="Arial" w:cs="Arial"/>
        </w:rPr>
      </w:pPr>
      <w:r w:rsidRPr="002E0D17">
        <w:rPr>
          <w:rFonts w:ascii="Arial" w:hAnsi="Arial" w:cs="Arial"/>
        </w:rPr>
        <w:t>This section is an access point to locate user accounts that have been locked by an administrator.</w:t>
      </w:r>
      <w:r w:rsidR="0060334F">
        <w:rPr>
          <w:rFonts w:ascii="Arial" w:hAnsi="Arial" w:cs="Arial"/>
        </w:rPr>
        <w:t xml:space="preserve"> </w:t>
      </w:r>
      <w:r w:rsidR="00B32F29">
        <w:rPr>
          <w:rFonts w:ascii="Arial" w:hAnsi="Arial" w:cs="Arial"/>
        </w:rPr>
        <w:t>Administrators can look up users by</w:t>
      </w:r>
      <w:r w:rsidR="0060334F">
        <w:rPr>
          <w:rFonts w:ascii="Arial" w:hAnsi="Arial" w:cs="Arial"/>
        </w:rPr>
        <w:t xml:space="preserve"> User Name or Email Address.</w:t>
      </w:r>
      <w:r w:rsidR="00FA4361">
        <w:rPr>
          <w:rFonts w:ascii="Arial" w:hAnsi="Arial" w:cs="Arial"/>
        </w:rPr>
        <w:t xml:space="preserve"> </w:t>
      </w:r>
    </w:p>
    <w:p w14:paraId="695AD53D" w14:textId="77777777" w:rsidR="00714FA0" w:rsidRPr="002E0D17" w:rsidRDefault="00FA4361" w:rsidP="00714FA0">
      <w:pPr>
        <w:rPr>
          <w:rFonts w:ascii="Arial" w:hAnsi="Arial" w:cs="Arial"/>
        </w:rPr>
      </w:pPr>
      <w:r w:rsidRPr="002E0D17">
        <w:rPr>
          <w:rFonts w:ascii="Arial" w:hAnsi="Arial" w:cs="Arial"/>
        </w:rPr>
        <w:lastRenderedPageBreak/>
        <w:t xml:space="preserve">This module contains much of the information listed in </w:t>
      </w:r>
      <w:hyperlink w:anchor="_A-Z:" w:history="1">
        <w:r w:rsidRPr="002E0D17">
          <w:rPr>
            <w:rStyle w:val="Hyperlink"/>
            <w:rFonts w:ascii="Arial" w:hAnsi="Arial" w:cs="Arial"/>
          </w:rPr>
          <w:t>A-Z</w:t>
        </w:r>
      </w:hyperlink>
      <w:r w:rsidRPr="002E0D17">
        <w:rPr>
          <w:rFonts w:ascii="Arial" w:hAnsi="Arial" w:cs="Arial"/>
        </w:rPr>
        <w:t>.</w:t>
      </w:r>
    </w:p>
    <w:p w14:paraId="5CB3788C" w14:textId="77777777" w:rsidR="001979F4" w:rsidRPr="002E0D17" w:rsidRDefault="001979F4" w:rsidP="001979F4">
      <w:pPr>
        <w:rPr>
          <w:rFonts w:ascii="Arial" w:hAnsi="Arial" w:cs="Arial"/>
        </w:rPr>
      </w:pPr>
      <w:r w:rsidRPr="002E0D17">
        <w:rPr>
          <w:rFonts w:ascii="Arial" w:hAnsi="Arial" w:cs="Arial"/>
          <w:noProof/>
        </w:rPr>
        <w:drawing>
          <wp:inline distT="0" distB="0" distL="0" distR="0" wp14:anchorId="0C580B08" wp14:editId="28ABE862">
            <wp:extent cx="5943600" cy="14281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428115"/>
                    </a:xfrm>
                    <a:prstGeom prst="rect">
                      <a:avLst/>
                    </a:prstGeom>
                  </pic:spPr>
                </pic:pic>
              </a:graphicData>
            </a:graphic>
          </wp:inline>
        </w:drawing>
      </w:r>
    </w:p>
    <w:p w14:paraId="6C248892" w14:textId="77777777" w:rsidR="002E6375" w:rsidRPr="002E0D17" w:rsidRDefault="002E6375" w:rsidP="00714FA0">
      <w:pPr>
        <w:pStyle w:val="Heading2"/>
        <w:spacing w:before="0" w:beforeAutospacing="0" w:after="0" w:afterAutospacing="0"/>
        <w:rPr>
          <w:rFonts w:ascii="Arial" w:hAnsi="Arial" w:cs="Arial"/>
          <w:sz w:val="22"/>
          <w:szCs w:val="22"/>
        </w:rPr>
      </w:pPr>
    </w:p>
    <w:p w14:paraId="50983097" w14:textId="77777777" w:rsidR="002E6375" w:rsidRPr="002E0D17" w:rsidRDefault="002E6375" w:rsidP="00714FA0">
      <w:pPr>
        <w:pStyle w:val="Heading2"/>
        <w:spacing w:before="0" w:beforeAutospacing="0" w:after="0" w:afterAutospacing="0"/>
        <w:rPr>
          <w:rFonts w:ascii="Arial" w:hAnsi="Arial" w:cs="Arial"/>
          <w:sz w:val="22"/>
          <w:szCs w:val="22"/>
        </w:rPr>
      </w:pPr>
    </w:p>
    <w:p w14:paraId="798CEBE4" w14:textId="77777777" w:rsidR="002E6375" w:rsidRPr="002E0D17" w:rsidRDefault="002E6375" w:rsidP="00714FA0">
      <w:pPr>
        <w:pStyle w:val="Heading2"/>
        <w:spacing w:before="0" w:beforeAutospacing="0" w:after="0" w:afterAutospacing="0"/>
        <w:rPr>
          <w:rFonts w:ascii="Arial" w:hAnsi="Arial" w:cs="Arial"/>
          <w:sz w:val="22"/>
          <w:szCs w:val="22"/>
        </w:rPr>
      </w:pPr>
    </w:p>
    <w:p w14:paraId="2E427E45" w14:textId="77777777" w:rsidR="0064778B" w:rsidRPr="002E0D17" w:rsidRDefault="00714FA0" w:rsidP="00714FA0">
      <w:pPr>
        <w:pStyle w:val="Heading2"/>
        <w:spacing w:before="0" w:beforeAutospacing="0" w:after="0" w:afterAutospacing="0"/>
        <w:rPr>
          <w:rFonts w:ascii="Arial" w:hAnsi="Arial" w:cs="Arial"/>
          <w:sz w:val="22"/>
          <w:szCs w:val="22"/>
        </w:rPr>
      </w:pPr>
      <w:bookmarkStart w:id="29" w:name="_Logged_In:"/>
      <w:bookmarkEnd w:id="29"/>
      <w:r w:rsidRPr="002E0D17">
        <w:rPr>
          <w:rFonts w:ascii="Arial" w:hAnsi="Arial" w:cs="Arial"/>
          <w:sz w:val="22"/>
          <w:szCs w:val="22"/>
        </w:rPr>
        <w:t>Logged In:</w:t>
      </w:r>
    </w:p>
    <w:p w14:paraId="47F2DB08" w14:textId="77777777" w:rsidR="00BB5DBA" w:rsidRDefault="00714FA0" w:rsidP="00611973">
      <w:pPr>
        <w:rPr>
          <w:rFonts w:ascii="Arial" w:hAnsi="Arial" w:cs="Arial"/>
        </w:rPr>
      </w:pPr>
      <w:r w:rsidRPr="002E0D17">
        <w:rPr>
          <w:rFonts w:ascii="Arial" w:hAnsi="Arial" w:cs="Arial"/>
        </w:rPr>
        <w:t>This module S</w:t>
      </w:r>
      <w:r w:rsidR="007316C8">
        <w:rPr>
          <w:rFonts w:ascii="Arial" w:hAnsi="Arial" w:cs="Arial"/>
        </w:rPr>
        <w:t>hows who is currently logged in</w:t>
      </w:r>
      <w:r w:rsidRPr="002E0D17">
        <w:rPr>
          <w:rFonts w:ascii="Arial" w:hAnsi="Arial" w:cs="Arial"/>
        </w:rPr>
        <w:t xml:space="preserve">to </w:t>
      </w:r>
      <w:r w:rsidR="00611973">
        <w:rPr>
          <w:rFonts w:ascii="Arial" w:hAnsi="Arial" w:cs="Arial"/>
        </w:rPr>
        <w:t>Web Portal application</w:t>
      </w:r>
      <w:r w:rsidRPr="002E0D17">
        <w:rPr>
          <w:rFonts w:ascii="Arial" w:hAnsi="Arial" w:cs="Arial"/>
        </w:rPr>
        <w:t xml:space="preserve">.  From this module, single and multiple users may be approved, unapproved, locked, unlocked, added or removed from groups.  </w:t>
      </w:r>
      <w:r w:rsidR="00611973">
        <w:rPr>
          <w:rFonts w:ascii="Arial" w:hAnsi="Arial" w:cs="Arial"/>
        </w:rPr>
        <w:t xml:space="preserve">Administrators can look up users by User Name or Email Address. </w:t>
      </w:r>
    </w:p>
    <w:p w14:paraId="4AC9A410" w14:textId="77777777" w:rsidR="00BB5DBA" w:rsidRPr="002E0D17" w:rsidRDefault="00BB5DBA" w:rsidP="00BB5DBA">
      <w:pPr>
        <w:rPr>
          <w:rFonts w:ascii="Arial" w:hAnsi="Arial" w:cs="Arial"/>
        </w:rPr>
      </w:pPr>
      <w:r w:rsidRPr="002E0D17">
        <w:rPr>
          <w:rFonts w:ascii="Arial" w:hAnsi="Arial" w:cs="Arial"/>
        </w:rPr>
        <w:t xml:space="preserve">This module contains much of the information listed in </w:t>
      </w:r>
      <w:hyperlink w:anchor="_A-Z:" w:history="1">
        <w:r w:rsidRPr="002E0D17">
          <w:rPr>
            <w:rStyle w:val="Hyperlink"/>
            <w:rFonts w:ascii="Arial" w:hAnsi="Arial" w:cs="Arial"/>
          </w:rPr>
          <w:t>A-Z</w:t>
        </w:r>
      </w:hyperlink>
      <w:r w:rsidRPr="002E0D17">
        <w:rPr>
          <w:rFonts w:ascii="Arial" w:hAnsi="Arial" w:cs="Arial"/>
        </w:rPr>
        <w:t>.</w:t>
      </w:r>
    </w:p>
    <w:p w14:paraId="34A7D1B4" w14:textId="77777777" w:rsidR="00BB5DBA" w:rsidRPr="002E0D17" w:rsidRDefault="00BB5DBA" w:rsidP="00714FA0">
      <w:pPr>
        <w:spacing w:after="0"/>
        <w:rPr>
          <w:rFonts w:ascii="Arial" w:eastAsia="Times New Roman" w:hAnsi="Arial" w:cs="Arial"/>
          <w:color w:val="000000"/>
        </w:rPr>
      </w:pPr>
    </w:p>
    <w:p w14:paraId="2524C2B4" w14:textId="77777777" w:rsidR="00F8432F" w:rsidRPr="002E0D17" w:rsidRDefault="00714FA0" w:rsidP="00EB4201">
      <w:pPr>
        <w:spacing w:before="100" w:beforeAutospacing="1" w:after="100" w:afterAutospacing="1" w:line="240" w:lineRule="auto"/>
        <w:rPr>
          <w:rFonts w:ascii="Arial" w:eastAsia="Times New Roman" w:hAnsi="Arial" w:cs="Arial"/>
          <w:color w:val="000000"/>
        </w:rPr>
      </w:pPr>
      <w:r w:rsidRPr="002E0D17">
        <w:rPr>
          <w:rFonts w:ascii="Arial" w:eastAsia="Times New Roman" w:hAnsi="Arial" w:cs="Arial"/>
          <w:noProof/>
          <w:color w:val="000000"/>
        </w:rPr>
        <w:drawing>
          <wp:inline distT="0" distB="0" distL="0" distR="0" wp14:anchorId="65FEAD19" wp14:editId="76438C71">
            <wp:extent cx="5937885" cy="124396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885" cy="1243965"/>
                    </a:xfrm>
                    <a:prstGeom prst="rect">
                      <a:avLst/>
                    </a:prstGeom>
                    <a:noFill/>
                  </pic:spPr>
                </pic:pic>
              </a:graphicData>
            </a:graphic>
          </wp:inline>
        </w:drawing>
      </w:r>
    </w:p>
    <w:p w14:paraId="0E4E44D7" w14:textId="77777777" w:rsidR="002E6375" w:rsidRPr="002E0D17" w:rsidRDefault="002E6375" w:rsidP="009A4423">
      <w:pPr>
        <w:pStyle w:val="Heading2"/>
        <w:rPr>
          <w:rFonts w:ascii="Arial" w:hAnsi="Arial" w:cs="Arial"/>
          <w:sz w:val="22"/>
          <w:szCs w:val="22"/>
        </w:rPr>
      </w:pPr>
    </w:p>
    <w:p w14:paraId="6BB3B096" w14:textId="77777777" w:rsidR="00B16B79" w:rsidRDefault="002E6375" w:rsidP="00B16B79">
      <w:pPr>
        <w:rPr>
          <w:rFonts w:ascii="Arial" w:hAnsi="Arial" w:cs="Arial"/>
        </w:rPr>
      </w:pPr>
      <w:r w:rsidRPr="002E0D17">
        <w:rPr>
          <w:rFonts w:ascii="Arial" w:hAnsi="Arial" w:cs="Arial"/>
        </w:rPr>
        <w:t>Once the User has been accessed by User Name or Email Address, the administrator may click on the drop down menu and remove a single or multiple users from groups.</w:t>
      </w:r>
    </w:p>
    <w:p w14:paraId="678A6B71" w14:textId="77777777" w:rsidR="00B16B79" w:rsidRPr="002E0D17" w:rsidRDefault="00B16B79" w:rsidP="00B16B79">
      <w:pPr>
        <w:rPr>
          <w:rFonts w:ascii="Arial" w:hAnsi="Arial" w:cs="Arial"/>
        </w:rPr>
      </w:pPr>
      <w:r w:rsidRPr="002E0D17">
        <w:rPr>
          <w:rFonts w:ascii="Arial" w:hAnsi="Arial" w:cs="Arial"/>
        </w:rPr>
        <w:t xml:space="preserve">This module contains much of the information listed in </w:t>
      </w:r>
      <w:hyperlink w:anchor="_A-Z:" w:history="1">
        <w:r w:rsidRPr="002E0D17">
          <w:rPr>
            <w:rStyle w:val="Hyperlink"/>
            <w:rFonts w:ascii="Arial" w:hAnsi="Arial" w:cs="Arial"/>
          </w:rPr>
          <w:t>A-Z</w:t>
        </w:r>
      </w:hyperlink>
      <w:r w:rsidRPr="002E0D17">
        <w:rPr>
          <w:rFonts w:ascii="Arial" w:hAnsi="Arial" w:cs="Arial"/>
        </w:rPr>
        <w:t>.</w:t>
      </w:r>
    </w:p>
    <w:p w14:paraId="4448BF1E" w14:textId="77777777" w:rsidR="00B16B79" w:rsidRPr="002E0D17" w:rsidRDefault="00B16B79" w:rsidP="002E6375">
      <w:pPr>
        <w:rPr>
          <w:rFonts w:ascii="Arial" w:hAnsi="Arial" w:cs="Arial"/>
        </w:rPr>
      </w:pPr>
    </w:p>
    <w:p w14:paraId="35D8BF69" w14:textId="77777777" w:rsidR="002E6375" w:rsidRPr="002E0D17" w:rsidRDefault="002E6375" w:rsidP="002E6375">
      <w:pPr>
        <w:rPr>
          <w:rFonts w:ascii="Arial" w:hAnsi="Arial" w:cs="Arial"/>
        </w:rPr>
      </w:pPr>
      <w:r w:rsidRPr="002E0D17">
        <w:rPr>
          <w:rFonts w:ascii="Arial" w:hAnsi="Arial" w:cs="Arial"/>
          <w:noProof/>
        </w:rPr>
        <w:lastRenderedPageBreak/>
        <w:drawing>
          <wp:inline distT="0" distB="0" distL="0" distR="0" wp14:anchorId="186FCEA1" wp14:editId="1456A878">
            <wp:extent cx="6163310" cy="3706495"/>
            <wp:effectExtent l="0" t="0" r="889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63310" cy="3706495"/>
                    </a:xfrm>
                    <a:prstGeom prst="rect">
                      <a:avLst/>
                    </a:prstGeom>
                    <a:noFill/>
                  </pic:spPr>
                </pic:pic>
              </a:graphicData>
            </a:graphic>
          </wp:inline>
        </w:drawing>
      </w:r>
    </w:p>
    <w:p w14:paraId="5733ECFE" w14:textId="77777777" w:rsidR="00D947A5" w:rsidRPr="002E0D17" w:rsidRDefault="009A4423" w:rsidP="009A4423">
      <w:pPr>
        <w:pStyle w:val="Heading2"/>
        <w:rPr>
          <w:rFonts w:ascii="Arial" w:hAnsi="Arial" w:cs="Arial"/>
          <w:sz w:val="22"/>
          <w:szCs w:val="22"/>
        </w:rPr>
      </w:pPr>
      <w:r w:rsidRPr="002E0D17">
        <w:rPr>
          <w:rFonts w:ascii="Arial" w:hAnsi="Arial" w:cs="Arial"/>
          <w:sz w:val="22"/>
          <w:szCs w:val="22"/>
        </w:rPr>
        <w:t>Reports:</w:t>
      </w:r>
    </w:p>
    <w:p w14:paraId="7076E839" w14:textId="37BEB722" w:rsidR="009A4423" w:rsidRPr="002E0D17" w:rsidRDefault="009A4423" w:rsidP="00280AE9">
      <w:pPr>
        <w:rPr>
          <w:rFonts w:ascii="Arial" w:hAnsi="Arial" w:cs="Arial"/>
        </w:rPr>
      </w:pPr>
      <w:r w:rsidRPr="002E0D17">
        <w:rPr>
          <w:rFonts w:ascii="Arial" w:hAnsi="Arial" w:cs="Arial"/>
          <w:b/>
        </w:rPr>
        <w:t>Reports</w:t>
      </w:r>
      <w:r w:rsidRPr="002E0D17">
        <w:rPr>
          <w:rFonts w:ascii="Arial" w:hAnsi="Arial" w:cs="Arial"/>
        </w:rPr>
        <w:t xml:space="preserve"> is the module where an administrator user generates reports. Report types</w:t>
      </w:r>
      <w:r w:rsidR="00280AE9">
        <w:rPr>
          <w:rFonts w:ascii="Arial" w:hAnsi="Arial" w:cs="Arial"/>
        </w:rPr>
        <w:t xml:space="preserve"> include</w:t>
      </w:r>
      <w:r w:rsidRPr="002E0D17">
        <w:rPr>
          <w:rFonts w:ascii="Arial" w:hAnsi="Arial" w:cs="Arial"/>
        </w:rPr>
        <w:t>:</w:t>
      </w:r>
    </w:p>
    <w:p w14:paraId="1CB7D828" w14:textId="77777777" w:rsidR="009A4423" w:rsidRPr="002E0D17" w:rsidRDefault="009A4423" w:rsidP="009A4423">
      <w:pPr>
        <w:pStyle w:val="ListParagraph"/>
        <w:numPr>
          <w:ilvl w:val="0"/>
          <w:numId w:val="10"/>
        </w:numPr>
        <w:rPr>
          <w:rFonts w:ascii="Arial" w:hAnsi="Arial" w:cs="Arial"/>
        </w:rPr>
      </w:pPr>
      <w:r w:rsidRPr="002E0D17">
        <w:rPr>
          <w:rFonts w:ascii="Arial" w:hAnsi="Arial" w:cs="Arial"/>
        </w:rPr>
        <w:t>User/Group</w:t>
      </w:r>
    </w:p>
    <w:p w14:paraId="53EC3D56" w14:textId="77777777" w:rsidR="009A4423" w:rsidRPr="002E0D17" w:rsidRDefault="009A4423" w:rsidP="009A4423">
      <w:pPr>
        <w:pStyle w:val="ListParagraph"/>
        <w:numPr>
          <w:ilvl w:val="0"/>
          <w:numId w:val="10"/>
        </w:numPr>
        <w:rPr>
          <w:rFonts w:ascii="Arial" w:hAnsi="Arial" w:cs="Arial"/>
        </w:rPr>
      </w:pPr>
      <w:r w:rsidRPr="002E0D17">
        <w:rPr>
          <w:rFonts w:ascii="Arial" w:hAnsi="Arial" w:cs="Arial"/>
        </w:rPr>
        <w:t>User/QVWs</w:t>
      </w:r>
    </w:p>
    <w:p w14:paraId="28F9FF09" w14:textId="77777777" w:rsidR="009A4423" w:rsidRPr="002E0D17" w:rsidRDefault="009A4423" w:rsidP="009A4423">
      <w:pPr>
        <w:pStyle w:val="ListParagraph"/>
        <w:numPr>
          <w:ilvl w:val="0"/>
          <w:numId w:val="10"/>
        </w:numPr>
        <w:rPr>
          <w:rFonts w:ascii="Arial" w:hAnsi="Arial" w:cs="Arial"/>
        </w:rPr>
      </w:pPr>
      <w:r w:rsidRPr="002E0D17">
        <w:rPr>
          <w:rFonts w:ascii="Arial" w:hAnsi="Arial" w:cs="Arial"/>
        </w:rPr>
        <w:t>Group/Contents</w:t>
      </w:r>
    </w:p>
    <w:p w14:paraId="19B9BA3D" w14:textId="77777777" w:rsidR="009A4423" w:rsidRPr="002E0D17" w:rsidRDefault="009A4423" w:rsidP="009A4423">
      <w:pPr>
        <w:pStyle w:val="ListParagraph"/>
        <w:numPr>
          <w:ilvl w:val="0"/>
          <w:numId w:val="10"/>
        </w:numPr>
        <w:rPr>
          <w:rFonts w:ascii="Arial" w:hAnsi="Arial" w:cs="Arial"/>
        </w:rPr>
      </w:pPr>
      <w:r w:rsidRPr="002E0D17">
        <w:rPr>
          <w:rFonts w:ascii="Arial" w:hAnsi="Arial" w:cs="Arial"/>
        </w:rPr>
        <w:t xml:space="preserve">QVWs/User </w:t>
      </w:r>
    </w:p>
    <w:p w14:paraId="052A71F5" w14:textId="77777777" w:rsidR="009A4423" w:rsidRPr="002E0D17" w:rsidRDefault="009A4423" w:rsidP="009A4423">
      <w:pPr>
        <w:pStyle w:val="ListParagraph"/>
        <w:numPr>
          <w:ilvl w:val="0"/>
          <w:numId w:val="10"/>
        </w:numPr>
        <w:rPr>
          <w:rFonts w:ascii="Arial" w:hAnsi="Arial" w:cs="Arial"/>
        </w:rPr>
      </w:pPr>
      <w:r w:rsidRPr="002E0D17">
        <w:rPr>
          <w:rFonts w:ascii="Arial" w:hAnsi="Arial" w:cs="Arial"/>
        </w:rPr>
        <w:t>QVWs/Group</w:t>
      </w:r>
    </w:p>
    <w:p w14:paraId="48627588" w14:textId="33EDD307" w:rsidR="00414412" w:rsidRDefault="006667CB" w:rsidP="002E6375">
      <w:pPr>
        <w:rPr>
          <w:rFonts w:ascii="Arial" w:hAnsi="Arial" w:cs="Arial"/>
        </w:rPr>
      </w:pPr>
      <w:r w:rsidRPr="002E0D17">
        <w:rPr>
          <w:rFonts w:ascii="Arial" w:hAnsi="Arial" w:cs="Arial"/>
        </w:rPr>
        <w:t xml:space="preserve">The user clicks on the </w:t>
      </w:r>
      <w:r w:rsidRPr="00A05417">
        <w:rPr>
          <w:rFonts w:ascii="Arial" w:hAnsi="Arial" w:cs="Arial"/>
          <w:b/>
        </w:rPr>
        <w:t>Report Type</w:t>
      </w:r>
      <w:r w:rsidRPr="002E0D17">
        <w:rPr>
          <w:rFonts w:ascii="Arial" w:hAnsi="Arial" w:cs="Arial"/>
        </w:rPr>
        <w:t xml:space="preserve"> and </w:t>
      </w:r>
      <w:r w:rsidR="00A05417">
        <w:rPr>
          <w:rFonts w:ascii="Arial" w:hAnsi="Arial" w:cs="Arial"/>
        </w:rPr>
        <w:t xml:space="preserve">a list of </w:t>
      </w:r>
      <w:r w:rsidRPr="002E0D17">
        <w:rPr>
          <w:rFonts w:ascii="Arial" w:hAnsi="Arial" w:cs="Arial"/>
        </w:rPr>
        <w:t xml:space="preserve">all associated </w:t>
      </w:r>
      <w:r w:rsidR="00A05417" w:rsidRPr="00A05417">
        <w:rPr>
          <w:rFonts w:ascii="Arial" w:hAnsi="Arial" w:cs="Arial"/>
          <w:b/>
        </w:rPr>
        <w:t>Users</w:t>
      </w:r>
      <w:r w:rsidRPr="002E0D17">
        <w:rPr>
          <w:rFonts w:ascii="Arial" w:hAnsi="Arial" w:cs="Arial"/>
        </w:rPr>
        <w:t xml:space="preserve"> </w:t>
      </w:r>
      <w:r w:rsidR="00A05417">
        <w:rPr>
          <w:rFonts w:ascii="Arial" w:hAnsi="Arial" w:cs="Arial"/>
        </w:rPr>
        <w:t>is</w:t>
      </w:r>
      <w:r w:rsidRPr="002E0D17">
        <w:rPr>
          <w:rFonts w:ascii="Arial" w:hAnsi="Arial" w:cs="Arial"/>
        </w:rPr>
        <w:t xml:space="preserve"> generated</w:t>
      </w:r>
      <w:ins w:id="30" w:author="Tom Puckett" w:date="2017-02-14T10:32:00Z">
        <w:r w:rsidR="00280AE9">
          <w:rPr>
            <w:rFonts w:ascii="Arial" w:hAnsi="Arial" w:cs="Arial"/>
          </w:rPr>
          <w:t xml:space="preserve"> on screen</w:t>
        </w:r>
      </w:ins>
      <w:r w:rsidRPr="002E0D17">
        <w:rPr>
          <w:rFonts w:ascii="Arial" w:hAnsi="Arial" w:cs="Arial"/>
        </w:rPr>
        <w:t>.</w:t>
      </w:r>
    </w:p>
    <w:p w14:paraId="0443BEB9" w14:textId="77777777" w:rsidR="00414412" w:rsidRDefault="006667CB" w:rsidP="002E6375">
      <w:pPr>
        <w:rPr>
          <w:rFonts w:ascii="Arial" w:hAnsi="Arial" w:cs="Arial"/>
          <w:noProof/>
        </w:rPr>
      </w:pPr>
      <w:r w:rsidRPr="002E0D17">
        <w:rPr>
          <w:rFonts w:ascii="Arial" w:hAnsi="Arial" w:cs="Arial"/>
          <w:noProof/>
        </w:rPr>
        <w:drawing>
          <wp:inline distT="0" distB="0" distL="0" distR="0" wp14:anchorId="5B89BCFD" wp14:editId="4E2414FE">
            <wp:extent cx="6408263" cy="1943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408263" cy="1943100"/>
                    </a:xfrm>
                    <a:prstGeom prst="rect">
                      <a:avLst/>
                    </a:prstGeom>
                  </pic:spPr>
                </pic:pic>
              </a:graphicData>
            </a:graphic>
          </wp:inline>
        </w:drawing>
      </w:r>
      <w:r w:rsidR="008E3A41" w:rsidRPr="002E0D17">
        <w:rPr>
          <w:rFonts w:ascii="Arial" w:hAnsi="Arial" w:cs="Arial"/>
          <w:noProof/>
        </w:rPr>
        <w:t xml:space="preserve"> </w:t>
      </w:r>
    </w:p>
    <w:p w14:paraId="35F86A4B" w14:textId="77777777" w:rsidR="00D947A5" w:rsidRPr="00414412" w:rsidRDefault="00B60D73" w:rsidP="002E6375">
      <w:pPr>
        <w:rPr>
          <w:rFonts w:ascii="Arial" w:hAnsi="Arial" w:cs="Arial"/>
        </w:rPr>
      </w:pPr>
      <w:r>
        <w:rPr>
          <w:rFonts w:ascii="Arial" w:hAnsi="Arial" w:cs="Arial"/>
          <w:noProof/>
        </w:rPr>
        <w:lastRenderedPageBreak/>
        <w:t xml:space="preserve">In this </w:t>
      </w:r>
      <w:r w:rsidR="00A05417">
        <w:rPr>
          <w:rFonts w:ascii="Arial" w:hAnsi="Arial" w:cs="Arial"/>
          <w:noProof/>
        </w:rPr>
        <w:t>example</w:t>
      </w:r>
      <w:r>
        <w:rPr>
          <w:rFonts w:ascii="Arial" w:hAnsi="Arial" w:cs="Arial"/>
          <w:noProof/>
        </w:rPr>
        <w:t xml:space="preserve">, there is one </w:t>
      </w:r>
      <w:r w:rsidRPr="00A05417">
        <w:rPr>
          <w:rFonts w:ascii="Arial" w:hAnsi="Arial" w:cs="Arial"/>
          <w:b/>
          <w:noProof/>
        </w:rPr>
        <w:t>User</w:t>
      </w:r>
      <w:r>
        <w:rPr>
          <w:rFonts w:ascii="Arial" w:hAnsi="Arial" w:cs="Arial"/>
          <w:noProof/>
        </w:rPr>
        <w:t xml:space="preserve"> associated with one </w:t>
      </w:r>
      <w:r w:rsidR="00A05417" w:rsidRPr="00A05417">
        <w:rPr>
          <w:rFonts w:ascii="Arial" w:hAnsi="Arial" w:cs="Arial"/>
          <w:b/>
          <w:noProof/>
        </w:rPr>
        <w:t>Gro</w:t>
      </w:r>
      <w:r w:rsidRPr="00A05417">
        <w:rPr>
          <w:rFonts w:ascii="Arial" w:hAnsi="Arial" w:cs="Arial"/>
          <w:b/>
          <w:noProof/>
        </w:rPr>
        <w:t>up</w:t>
      </w:r>
      <w:r>
        <w:rPr>
          <w:rFonts w:ascii="Arial" w:hAnsi="Arial" w:cs="Arial"/>
          <w:noProof/>
        </w:rPr>
        <w:t>.</w:t>
      </w:r>
      <w:r w:rsidR="008E3A41" w:rsidRPr="002E0D17">
        <w:rPr>
          <w:rFonts w:ascii="Arial" w:hAnsi="Arial" w:cs="Arial"/>
          <w:noProof/>
        </w:rPr>
        <w:drawing>
          <wp:inline distT="0" distB="0" distL="0" distR="0" wp14:anchorId="5946415E" wp14:editId="77469EF8">
            <wp:extent cx="5934075" cy="2381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385072"/>
                    </a:xfrm>
                    <a:prstGeom prst="rect">
                      <a:avLst/>
                    </a:prstGeom>
                  </pic:spPr>
                </pic:pic>
              </a:graphicData>
            </a:graphic>
          </wp:inline>
        </w:drawing>
      </w:r>
    </w:p>
    <w:p w14:paraId="161283BC" w14:textId="77777777" w:rsidR="002E6375" w:rsidRPr="002E0D17" w:rsidRDefault="008E3A41" w:rsidP="008E3A41">
      <w:pPr>
        <w:rPr>
          <w:rFonts w:ascii="Arial" w:hAnsi="Arial" w:cs="Arial"/>
        </w:rPr>
      </w:pPr>
      <w:r w:rsidRPr="002E0D17">
        <w:rPr>
          <w:rFonts w:ascii="Arial" w:hAnsi="Arial" w:cs="Arial"/>
        </w:rPr>
        <w:t>Clicking on the file box icon launches the report.</w:t>
      </w:r>
    </w:p>
    <w:p w14:paraId="5F547785" w14:textId="77777777" w:rsidR="00A05417" w:rsidRDefault="00A05417" w:rsidP="00AC287A">
      <w:pPr>
        <w:pStyle w:val="Heading2"/>
        <w:rPr>
          <w:rFonts w:ascii="Arial" w:hAnsi="Arial" w:cs="Arial"/>
          <w:sz w:val="22"/>
          <w:szCs w:val="22"/>
        </w:rPr>
      </w:pPr>
      <w:r w:rsidRPr="00A05417">
        <w:rPr>
          <w:rFonts w:ascii="Arial" w:hAnsi="Arial" w:cs="Arial"/>
          <w:b w:val="0"/>
          <w:sz w:val="22"/>
          <w:szCs w:val="22"/>
        </w:rPr>
        <w:t>In the next example</w:t>
      </w:r>
      <w:r>
        <w:rPr>
          <w:rFonts w:ascii="Arial" w:hAnsi="Arial" w:cs="Arial"/>
          <w:b w:val="0"/>
          <w:sz w:val="22"/>
          <w:szCs w:val="22"/>
        </w:rPr>
        <w:t xml:space="preserve">, we will filter by </w:t>
      </w:r>
      <w:r w:rsidRPr="00A05417">
        <w:rPr>
          <w:rFonts w:ascii="Arial" w:hAnsi="Arial" w:cs="Arial"/>
          <w:sz w:val="22"/>
          <w:szCs w:val="22"/>
        </w:rPr>
        <w:t>Users</w:t>
      </w:r>
      <w:r>
        <w:rPr>
          <w:rFonts w:ascii="Arial" w:hAnsi="Arial" w:cs="Arial"/>
          <w:b w:val="0"/>
          <w:sz w:val="22"/>
          <w:szCs w:val="22"/>
        </w:rPr>
        <w:t xml:space="preserve"> associated with </w:t>
      </w:r>
      <w:r w:rsidRPr="00A05417">
        <w:rPr>
          <w:rFonts w:ascii="Arial" w:hAnsi="Arial" w:cs="Arial"/>
          <w:sz w:val="22"/>
          <w:szCs w:val="22"/>
        </w:rPr>
        <w:t>QVWs</w:t>
      </w:r>
    </w:p>
    <w:p w14:paraId="467A1A4F" w14:textId="77777777" w:rsidR="00A05417" w:rsidRDefault="00A05417" w:rsidP="00AC287A">
      <w:pPr>
        <w:pStyle w:val="Heading2"/>
        <w:rPr>
          <w:rFonts w:ascii="Arial" w:hAnsi="Arial" w:cs="Arial"/>
          <w:sz w:val="22"/>
          <w:szCs w:val="22"/>
        </w:rPr>
      </w:pPr>
      <w:r>
        <w:rPr>
          <w:noProof/>
        </w:rPr>
        <w:drawing>
          <wp:inline distT="0" distB="0" distL="0" distR="0" wp14:anchorId="6B4D788B" wp14:editId="16164E6E">
            <wp:extent cx="5935109" cy="205740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060343"/>
                    </a:xfrm>
                    <a:prstGeom prst="rect">
                      <a:avLst/>
                    </a:prstGeom>
                  </pic:spPr>
                </pic:pic>
              </a:graphicData>
            </a:graphic>
          </wp:inline>
        </w:drawing>
      </w:r>
    </w:p>
    <w:p w14:paraId="55501F3E" w14:textId="77777777" w:rsidR="00A05417" w:rsidRDefault="00A05417" w:rsidP="00AC287A">
      <w:pPr>
        <w:pStyle w:val="Heading2"/>
        <w:rPr>
          <w:rFonts w:ascii="Arial" w:hAnsi="Arial" w:cs="Arial"/>
          <w:sz w:val="22"/>
          <w:szCs w:val="22"/>
        </w:rPr>
      </w:pPr>
      <w:r>
        <w:rPr>
          <w:noProof/>
        </w:rPr>
        <w:drawing>
          <wp:inline distT="0" distB="0" distL="0" distR="0" wp14:anchorId="70CB9505" wp14:editId="4D20D076">
            <wp:extent cx="5943600" cy="19907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990725"/>
                    </a:xfrm>
                    <a:prstGeom prst="rect">
                      <a:avLst/>
                    </a:prstGeom>
                  </pic:spPr>
                </pic:pic>
              </a:graphicData>
            </a:graphic>
          </wp:inline>
        </w:drawing>
      </w:r>
    </w:p>
    <w:p w14:paraId="7DCB5F7E" w14:textId="77777777" w:rsidR="00A05417" w:rsidRDefault="00B355C6" w:rsidP="00AC287A">
      <w:pPr>
        <w:pStyle w:val="Heading2"/>
        <w:rPr>
          <w:rFonts w:ascii="Arial" w:hAnsi="Arial" w:cs="Arial"/>
          <w:b w:val="0"/>
          <w:sz w:val="22"/>
          <w:szCs w:val="22"/>
        </w:rPr>
      </w:pPr>
      <w:r w:rsidRPr="00B355C6">
        <w:rPr>
          <w:rFonts w:ascii="Arial" w:hAnsi="Arial" w:cs="Arial"/>
          <w:b w:val="0"/>
          <w:sz w:val="22"/>
          <w:szCs w:val="22"/>
        </w:rPr>
        <w:t xml:space="preserve">In this example, there is one </w:t>
      </w:r>
      <w:r w:rsidRPr="00B355C6">
        <w:rPr>
          <w:rFonts w:ascii="Arial" w:hAnsi="Arial" w:cs="Arial"/>
          <w:sz w:val="22"/>
          <w:szCs w:val="22"/>
        </w:rPr>
        <w:t>User</w:t>
      </w:r>
      <w:r w:rsidRPr="00B355C6">
        <w:rPr>
          <w:rFonts w:ascii="Arial" w:hAnsi="Arial" w:cs="Arial"/>
          <w:b w:val="0"/>
          <w:sz w:val="22"/>
          <w:szCs w:val="22"/>
        </w:rPr>
        <w:t xml:space="preserve"> associated with one </w:t>
      </w:r>
      <w:r w:rsidRPr="00B355C6">
        <w:rPr>
          <w:rFonts w:ascii="Arial" w:hAnsi="Arial" w:cs="Arial"/>
          <w:sz w:val="22"/>
          <w:szCs w:val="22"/>
        </w:rPr>
        <w:t>QVW</w:t>
      </w:r>
      <w:r w:rsidRPr="00B355C6">
        <w:rPr>
          <w:rFonts w:ascii="Arial" w:hAnsi="Arial" w:cs="Arial"/>
          <w:b w:val="0"/>
          <w:sz w:val="22"/>
          <w:szCs w:val="22"/>
        </w:rPr>
        <w:t>.</w:t>
      </w:r>
    </w:p>
    <w:p w14:paraId="7E1B5A08" w14:textId="77777777" w:rsidR="00B355C6" w:rsidRDefault="00B355C6" w:rsidP="00AC287A">
      <w:pPr>
        <w:pStyle w:val="Heading2"/>
        <w:rPr>
          <w:rFonts w:ascii="Arial" w:hAnsi="Arial" w:cs="Arial"/>
          <w:sz w:val="22"/>
          <w:szCs w:val="22"/>
        </w:rPr>
      </w:pPr>
      <w:r>
        <w:rPr>
          <w:rFonts w:ascii="Arial" w:hAnsi="Arial" w:cs="Arial"/>
          <w:b w:val="0"/>
          <w:sz w:val="22"/>
          <w:szCs w:val="22"/>
        </w:rPr>
        <w:lastRenderedPageBreak/>
        <w:t xml:space="preserve">In the next example, we will generate a report showing </w:t>
      </w:r>
      <w:r w:rsidRPr="00B355C6">
        <w:rPr>
          <w:rFonts w:ascii="Arial" w:hAnsi="Arial" w:cs="Arial"/>
          <w:sz w:val="22"/>
          <w:szCs w:val="22"/>
        </w:rPr>
        <w:t>Contents</w:t>
      </w:r>
      <w:r>
        <w:rPr>
          <w:rFonts w:ascii="Arial" w:hAnsi="Arial" w:cs="Arial"/>
          <w:b w:val="0"/>
          <w:sz w:val="22"/>
          <w:szCs w:val="22"/>
        </w:rPr>
        <w:t xml:space="preserve"> of a </w:t>
      </w:r>
      <w:r w:rsidRPr="00B355C6">
        <w:rPr>
          <w:rFonts w:ascii="Arial" w:hAnsi="Arial" w:cs="Arial"/>
          <w:sz w:val="22"/>
          <w:szCs w:val="22"/>
        </w:rPr>
        <w:t>Group</w:t>
      </w:r>
    </w:p>
    <w:p w14:paraId="7A59EF72" w14:textId="77777777" w:rsidR="00B355C6" w:rsidRDefault="00B355C6" w:rsidP="00AC287A">
      <w:pPr>
        <w:pStyle w:val="Heading2"/>
        <w:rPr>
          <w:rFonts w:ascii="Arial" w:hAnsi="Arial" w:cs="Arial"/>
          <w:b w:val="0"/>
          <w:sz w:val="22"/>
          <w:szCs w:val="22"/>
        </w:rPr>
      </w:pPr>
      <w:commentRangeStart w:id="31"/>
      <w:r>
        <w:rPr>
          <w:noProof/>
        </w:rPr>
        <w:drawing>
          <wp:inline distT="0" distB="0" distL="0" distR="0" wp14:anchorId="7EEA0B37" wp14:editId="73BD40B4">
            <wp:extent cx="5936948" cy="300990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013272"/>
                    </a:xfrm>
                    <a:prstGeom prst="rect">
                      <a:avLst/>
                    </a:prstGeom>
                  </pic:spPr>
                </pic:pic>
              </a:graphicData>
            </a:graphic>
          </wp:inline>
        </w:drawing>
      </w:r>
      <w:commentRangeEnd w:id="31"/>
      <w:r w:rsidR="00151E17">
        <w:rPr>
          <w:rStyle w:val="CommentReference"/>
          <w:rFonts w:asciiTheme="minorHAnsi" w:eastAsiaTheme="minorHAnsi" w:hAnsiTheme="minorHAnsi" w:cstheme="minorBidi"/>
          <w:b w:val="0"/>
          <w:bCs w:val="0"/>
        </w:rPr>
        <w:commentReference w:id="31"/>
      </w:r>
    </w:p>
    <w:p w14:paraId="6743E312" w14:textId="77777777" w:rsidR="00B355C6" w:rsidRDefault="00B355C6" w:rsidP="00AC287A">
      <w:pPr>
        <w:pStyle w:val="Heading2"/>
        <w:rPr>
          <w:rFonts w:ascii="Arial" w:hAnsi="Arial" w:cs="Arial"/>
          <w:b w:val="0"/>
          <w:sz w:val="22"/>
          <w:szCs w:val="22"/>
        </w:rPr>
      </w:pPr>
      <w:r>
        <w:rPr>
          <w:rFonts w:ascii="Arial" w:hAnsi="Arial" w:cs="Arial"/>
          <w:b w:val="0"/>
          <w:sz w:val="22"/>
          <w:szCs w:val="22"/>
        </w:rPr>
        <w:t xml:space="preserve">In this example, there are 7 </w:t>
      </w:r>
      <w:r w:rsidRPr="00B355C6">
        <w:rPr>
          <w:rFonts w:ascii="Arial" w:hAnsi="Arial" w:cs="Arial"/>
          <w:sz w:val="22"/>
          <w:szCs w:val="22"/>
        </w:rPr>
        <w:t>Users</w:t>
      </w:r>
      <w:r>
        <w:rPr>
          <w:rFonts w:ascii="Arial" w:hAnsi="Arial" w:cs="Arial"/>
          <w:b w:val="0"/>
          <w:sz w:val="22"/>
          <w:szCs w:val="22"/>
        </w:rPr>
        <w:t xml:space="preserve"> and 2 </w:t>
      </w:r>
      <w:r w:rsidRPr="00B355C6">
        <w:rPr>
          <w:rFonts w:ascii="Arial" w:hAnsi="Arial" w:cs="Arial"/>
          <w:sz w:val="22"/>
          <w:szCs w:val="22"/>
        </w:rPr>
        <w:t>Reports</w:t>
      </w:r>
      <w:r>
        <w:rPr>
          <w:rFonts w:ascii="Arial" w:hAnsi="Arial" w:cs="Arial"/>
          <w:b w:val="0"/>
          <w:sz w:val="22"/>
          <w:szCs w:val="22"/>
        </w:rPr>
        <w:t xml:space="preserve"> contained in the </w:t>
      </w:r>
      <w:r w:rsidRPr="00B355C6">
        <w:rPr>
          <w:rFonts w:ascii="Arial" w:hAnsi="Arial" w:cs="Arial"/>
          <w:sz w:val="22"/>
          <w:szCs w:val="22"/>
        </w:rPr>
        <w:t>Group</w:t>
      </w:r>
      <w:r>
        <w:rPr>
          <w:rFonts w:ascii="Arial" w:hAnsi="Arial" w:cs="Arial"/>
          <w:b w:val="0"/>
          <w:sz w:val="22"/>
          <w:szCs w:val="22"/>
        </w:rPr>
        <w:t>.</w:t>
      </w:r>
    </w:p>
    <w:p w14:paraId="326B10B7" w14:textId="77777777" w:rsidR="00B355C6" w:rsidRDefault="004E07EA" w:rsidP="00AC287A">
      <w:pPr>
        <w:pStyle w:val="Heading2"/>
        <w:rPr>
          <w:rFonts w:ascii="Arial" w:hAnsi="Arial" w:cs="Arial"/>
          <w:sz w:val="22"/>
          <w:szCs w:val="22"/>
        </w:rPr>
      </w:pPr>
      <w:r>
        <w:rPr>
          <w:rFonts w:ascii="Arial" w:hAnsi="Arial" w:cs="Arial"/>
          <w:b w:val="0"/>
          <w:sz w:val="22"/>
          <w:szCs w:val="22"/>
        </w:rPr>
        <w:t xml:space="preserve">The next report will show how many </w:t>
      </w:r>
      <w:r w:rsidRPr="004E07EA">
        <w:rPr>
          <w:rFonts w:ascii="Arial" w:hAnsi="Arial" w:cs="Arial"/>
          <w:sz w:val="22"/>
          <w:szCs w:val="22"/>
        </w:rPr>
        <w:t>Users</w:t>
      </w:r>
      <w:r>
        <w:rPr>
          <w:rFonts w:ascii="Arial" w:hAnsi="Arial" w:cs="Arial"/>
          <w:b w:val="0"/>
          <w:sz w:val="22"/>
          <w:szCs w:val="22"/>
        </w:rPr>
        <w:t xml:space="preserve"> are associated with a </w:t>
      </w:r>
      <w:r w:rsidRPr="004E07EA">
        <w:rPr>
          <w:rFonts w:ascii="Arial" w:hAnsi="Arial" w:cs="Arial"/>
          <w:sz w:val="22"/>
          <w:szCs w:val="22"/>
        </w:rPr>
        <w:t>QVW</w:t>
      </w:r>
      <w:r>
        <w:rPr>
          <w:rFonts w:ascii="Arial" w:hAnsi="Arial" w:cs="Arial"/>
          <w:sz w:val="22"/>
          <w:szCs w:val="22"/>
        </w:rPr>
        <w:t>.</w:t>
      </w:r>
    </w:p>
    <w:p w14:paraId="506D1AE4" w14:textId="77777777" w:rsidR="004E07EA" w:rsidRDefault="004E07EA" w:rsidP="00AC287A">
      <w:pPr>
        <w:pStyle w:val="Heading2"/>
        <w:rPr>
          <w:rFonts w:ascii="Arial" w:hAnsi="Arial" w:cs="Arial"/>
          <w:sz w:val="22"/>
          <w:szCs w:val="22"/>
        </w:rPr>
      </w:pPr>
      <w:r>
        <w:rPr>
          <w:noProof/>
        </w:rPr>
        <w:drawing>
          <wp:inline distT="0" distB="0" distL="0" distR="0" wp14:anchorId="3E681FD1" wp14:editId="3B997A74">
            <wp:extent cx="5943600" cy="32099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209925"/>
                    </a:xfrm>
                    <a:prstGeom prst="rect">
                      <a:avLst/>
                    </a:prstGeom>
                  </pic:spPr>
                </pic:pic>
              </a:graphicData>
            </a:graphic>
          </wp:inline>
        </w:drawing>
      </w:r>
    </w:p>
    <w:p w14:paraId="04AD7193" w14:textId="77777777" w:rsidR="004E07EA" w:rsidRDefault="004E07EA" w:rsidP="00AC287A">
      <w:pPr>
        <w:pStyle w:val="Heading2"/>
        <w:rPr>
          <w:rFonts w:ascii="Arial" w:hAnsi="Arial" w:cs="Arial"/>
          <w:b w:val="0"/>
          <w:sz w:val="22"/>
          <w:szCs w:val="22"/>
        </w:rPr>
      </w:pPr>
      <w:r>
        <w:rPr>
          <w:rFonts w:ascii="Arial" w:hAnsi="Arial" w:cs="Arial"/>
          <w:b w:val="0"/>
          <w:sz w:val="22"/>
          <w:szCs w:val="22"/>
        </w:rPr>
        <w:t xml:space="preserve">In this report, there are 7 </w:t>
      </w:r>
      <w:r w:rsidRPr="004E07EA">
        <w:rPr>
          <w:rFonts w:ascii="Arial" w:hAnsi="Arial" w:cs="Arial"/>
          <w:sz w:val="22"/>
          <w:szCs w:val="22"/>
        </w:rPr>
        <w:t>Users</w:t>
      </w:r>
      <w:r>
        <w:rPr>
          <w:rFonts w:ascii="Arial" w:hAnsi="Arial" w:cs="Arial"/>
          <w:b w:val="0"/>
          <w:sz w:val="22"/>
          <w:szCs w:val="22"/>
        </w:rPr>
        <w:t xml:space="preserve"> associated with 1 QVW.</w:t>
      </w:r>
    </w:p>
    <w:p w14:paraId="0CEAD897" w14:textId="77777777" w:rsidR="00B355C6" w:rsidRDefault="00B355C6" w:rsidP="00AC287A">
      <w:pPr>
        <w:pStyle w:val="Heading2"/>
        <w:rPr>
          <w:rFonts w:ascii="Arial" w:hAnsi="Arial" w:cs="Arial"/>
          <w:b w:val="0"/>
          <w:sz w:val="22"/>
          <w:szCs w:val="22"/>
        </w:rPr>
      </w:pPr>
    </w:p>
    <w:p w14:paraId="2883D792" w14:textId="77777777" w:rsidR="00B355C6" w:rsidRDefault="0011276F" w:rsidP="00AC287A">
      <w:pPr>
        <w:pStyle w:val="Heading2"/>
        <w:rPr>
          <w:rFonts w:ascii="Arial" w:hAnsi="Arial" w:cs="Arial"/>
          <w:b w:val="0"/>
          <w:sz w:val="22"/>
          <w:szCs w:val="22"/>
        </w:rPr>
      </w:pPr>
      <w:r>
        <w:rPr>
          <w:rFonts w:ascii="Arial" w:hAnsi="Arial" w:cs="Arial"/>
          <w:b w:val="0"/>
          <w:sz w:val="22"/>
          <w:szCs w:val="22"/>
        </w:rPr>
        <w:lastRenderedPageBreak/>
        <w:t xml:space="preserve">Finally, we will look at how many </w:t>
      </w:r>
      <w:r w:rsidRPr="0011276F">
        <w:rPr>
          <w:rFonts w:ascii="Arial" w:hAnsi="Arial" w:cs="Arial"/>
          <w:sz w:val="22"/>
          <w:szCs w:val="22"/>
        </w:rPr>
        <w:t>QVWs</w:t>
      </w:r>
      <w:r>
        <w:rPr>
          <w:rFonts w:ascii="Arial" w:hAnsi="Arial" w:cs="Arial"/>
          <w:b w:val="0"/>
          <w:sz w:val="22"/>
          <w:szCs w:val="22"/>
        </w:rPr>
        <w:t xml:space="preserve"> are linked to a specific </w:t>
      </w:r>
      <w:r w:rsidRPr="0011276F">
        <w:rPr>
          <w:rFonts w:ascii="Arial" w:hAnsi="Arial" w:cs="Arial"/>
          <w:sz w:val="22"/>
          <w:szCs w:val="22"/>
        </w:rPr>
        <w:t>Group</w:t>
      </w:r>
      <w:r>
        <w:rPr>
          <w:rFonts w:ascii="Arial" w:hAnsi="Arial" w:cs="Arial"/>
          <w:b w:val="0"/>
          <w:sz w:val="22"/>
          <w:szCs w:val="22"/>
        </w:rPr>
        <w:t>.</w:t>
      </w:r>
    </w:p>
    <w:p w14:paraId="64F1D726" w14:textId="77777777" w:rsidR="0011276F" w:rsidRDefault="0011276F" w:rsidP="00AC287A">
      <w:pPr>
        <w:pStyle w:val="Heading2"/>
        <w:rPr>
          <w:rFonts w:ascii="Arial" w:hAnsi="Arial" w:cs="Arial"/>
          <w:b w:val="0"/>
          <w:sz w:val="22"/>
          <w:szCs w:val="22"/>
        </w:rPr>
      </w:pPr>
      <w:r>
        <w:rPr>
          <w:noProof/>
        </w:rPr>
        <w:drawing>
          <wp:inline distT="0" distB="0" distL="0" distR="0" wp14:anchorId="09FB92B4" wp14:editId="1337BFB6">
            <wp:extent cx="5943600" cy="28232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823210"/>
                    </a:xfrm>
                    <a:prstGeom prst="rect">
                      <a:avLst/>
                    </a:prstGeom>
                  </pic:spPr>
                </pic:pic>
              </a:graphicData>
            </a:graphic>
          </wp:inline>
        </w:drawing>
      </w:r>
    </w:p>
    <w:p w14:paraId="2CD7C837" w14:textId="77777777" w:rsidR="0011276F" w:rsidRDefault="0011276F" w:rsidP="00AC287A">
      <w:pPr>
        <w:pStyle w:val="Heading2"/>
        <w:rPr>
          <w:rFonts w:ascii="Arial" w:hAnsi="Arial" w:cs="Arial"/>
          <w:b w:val="0"/>
          <w:sz w:val="22"/>
          <w:szCs w:val="22"/>
        </w:rPr>
      </w:pPr>
      <w:commentRangeStart w:id="32"/>
      <w:commentRangeStart w:id="33"/>
      <w:r>
        <w:rPr>
          <w:rFonts w:ascii="Arial" w:hAnsi="Arial" w:cs="Arial"/>
          <w:b w:val="0"/>
          <w:sz w:val="22"/>
          <w:szCs w:val="22"/>
        </w:rPr>
        <w:t>As a best practice, in most cases</w:t>
      </w:r>
      <w:commentRangeEnd w:id="32"/>
      <w:r w:rsidR="00151E17">
        <w:rPr>
          <w:rStyle w:val="CommentReference"/>
          <w:rFonts w:asciiTheme="minorHAnsi" w:eastAsiaTheme="minorHAnsi" w:hAnsiTheme="minorHAnsi" w:cstheme="minorBidi"/>
          <w:b w:val="0"/>
          <w:bCs w:val="0"/>
        </w:rPr>
        <w:commentReference w:id="32"/>
      </w:r>
      <w:commentRangeEnd w:id="33"/>
      <w:r w:rsidR="007179AF">
        <w:rPr>
          <w:rStyle w:val="CommentReference"/>
          <w:rFonts w:asciiTheme="minorHAnsi" w:eastAsiaTheme="minorHAnsi" w:hAnsiTheme="minorHAnsi" w:cstheme="minorBidi"/>
          <w:b w:val="0"/>
          <w:bCs w:val="0"/>
        </w:rPr>
        <w:commentReference w:id="33"/>
      </w:r>
      <w:r>
        <w:rPr>
          <w:rFonts w:ascii="Arial" w:hAnsi="Arial" w:cs="Arial"/>
          <w:b w:val="0"/>
          <w:sz w:val="22"/>
          <w:szCs w:val="22"/>
        </w:rPr>
        <w:t xml:space="preserve">, there will be </w:t>
      </w:r>
      <w:r w:rsidR="00FE0722">
        <w:rPr>
          <w:rFonts w:ascii="Arial" w:hAnsi="Arial" w:cs="Arial"/>
          <w:b w:val="0"/>
          <w:sz w:val="22"/>
          <w:szCs w:val="22"/>
        </w:rPr>
        <w:t xml:space="preserve">one </w:t>
      </w:r>
      <w:r w:rsidR="00FE0722" w:rsidRPr="00FE0722">
        <w:rPr>
          <w:rFonts w:ascii="Arial" w:hAnsi="Arial" w:cs="Arial"/>
          <w:sz w:val="22"/>
          <w:szCs w:val="22"/>
        </w:rPr>
        <w:t>QVW</w:t>
      </w:r>
      <w:r w:rsidR="00FE0722">
        <w:rPr>
          <w:rFonts w:ascii="Arial" w:hAnsi="Arial" w:cs="Arial"/>
          <w:b w:val="0"/>
          <w:sz w:val="22"/>
          <w:szCs w:val="22"/>
        </w:rPr>
        <w:t xml:space="preserve"> linked to each </w:t>
      </w:r>
      <w:r w:rsidR="00FE0722" w:rsidRPr="00FE0722">
        <w:rPr>
          <w:rFonts w:ascii="Arial" w:hAnsi="Arial" w:cs="Arial"/>
          <w:sz w:val="22"/>
          <w:szCs w:val="22"/>
        </w:rPr>
        <w:t>Group.</w:t>
      </w:r>
    </w:p>
    <w:p w14:paraId="6D289FAC" w14:textId="77777777" w:rsidR="00B355C6" w:rsidRDefault="00B355C6" w:rsidP="00AC287A">
      <w:pPr>
        <w:pStyle w:val="Heading2"/>
        <w:rPr>
          <w:rFonts w:ascii="Arial" w:hAnsi="Arial" w:cs="Arial"/>
          <w:b w:val="0"/>
          <w:sz w:val="22"/>
          <w:szCs w:val="22"/>
        </w:rPr>
      </w:pPr>
    </w:p>
    <w:p w14:paraId="4A828471" w14:textId="77777777" w:rsidR="00D947A5" w:rsidRPr="002E0D17" w:rsidRDefault="00AC287A" w:rsidP="00AC287A">
      <w:pPr>
        <w:pStyle w:val="Heading2"/>
        <w:rPr>
          <w:rFonts w:ascii="Arial" w:hAnsi="Arial" w:cs="Arial"/>
          <w:sz w:val="22"/>
          <w:szCs w:val="22"/>
        </w:rPr>
      </w:pPr>
      <w:r w:rsidRPr="002E0D17">
        <w:rPr>
          <w:rFonts w:ascii="Arial" w:hAnsi="Arial" w:cs="Arial"/>
          <w:sz w:val="22"/>
          <w:szCs w:val="22"/>
        </w:rPr>
        <w:t>Groups:</w:t>
      </w:r>
    </w:p>
    <w:p w14:paraId="0C1FBFBE" w14:textId="77777777" w:rsidR="00AC287A" w:rsidRPr="002E0D17" w:rsidRDefault="00AC287A" w:rsidP="00AC287A">
      <w:pPr>
        <w:rPr>
          <w:rFonts w:ascii="Arial" w:hAnsi="Arial" w:cs="Arial"/>
        </w:rPr>
      </w:pPr>
      <w:r w:rsidRPr="002E0D17">
        <w:rPr>
          <w:rFonts w:ascii="Arial" w:hAnsi="Arial" w:cs="Arial"/>
        </w:rPr>
        <w:t>In Groups, the administrat</w:t>
      </w:r>
      <w:r w:rsidR="00943121" w:rsidRPr="002E0D17">
        <w:rPr>
          <w:rFonts w:ascii="Arial" w:hAnsi="Arial" w:cs="Arial"/>
        </w:rPr>
        <w:t>or</w:t>
      </w:r>
      <w:r w:rsidRPr="002E0D17">
        <w:rPr>
          <w:rFonts w:ascii="Arial" w:hAnsi="Arial" w:cs="Arial"/>
        </w:rPr>
        <w:t xml:space="preserve"> user may add, update or </w:t>
      </w:r>
      <w:r w:rsidR="0061299F">
        <w:rPr>
          <w:rFonts w:ascii="Arial" w:hAnsi="Arial" w:cs="Arial"/>
        </w:rPr>
        <w:t>delete a Group</w:t>
      </w:r>
      <w:r w:rsidR="006F27FF">
        <w:rPr>
          <w:rFonts w:ascii="Arial" w:hAnsi="Arial" w:cs="Arial"/>
        </w:rPr>
        <w:t xml:space="preserve">. </w:t>
      </w:r>
      <w:r w:rsidR="00341439" w:rsidRPr="002E0D17">
        <w:rPr>
          <w:rFonts w:ascii="Arial" w:hAnsi="Arial" w:cs="Arial"/>
        </w:rPr>
        <w:t xml:space="preserve">They may add a Friendly Name to the Group. </w:t>
      </w:r>
      <w:r w:rsidRPr="002E0D17">
        <w:rPr>
          <w:rFonts w:ascii="Arial" w:hAnsi="Arial" w:cs="Arial"/>
        </w:rPr>
        <w:t>They may also a</w:t>
      </w:r>
      <w:r w:rsidR="00F075C3">
        <w:rPr>
          <w:rFonts w:ascii="Arial" w:hAnsi="Arial" w:cs="Arial"/>
        </w:rPr>
        <w:t>ssociate Groups to a Category</w:t>
      </w:r>
      <w:r w:rsidRPr="002E0D17">
        <w:rPr>
          <w:rFonts w:ascii="Arial" w:hAnsi="Arial" w:cs="Arial"/>
        </w:rPr>
        <w:t>.</w:t>
      </w:r>
      <w:r w:rsidR="00341439" w:rsidRPr="002E0D17">
        <w:rPr>
          <w:rFonts w:ascii="Arial" w:hAnsi="Arial" w:cs="Arial"/>
        </w:rPr>
        <w:t xml:space="preserve">  Ther</w:t>
      </w:r>
      <w:r w:rsidR="00943121" w:rsidRPr="002E0D17">
        <w:rPr>
          <w:rFonts w:ascii="Arial" w:hAnsi="Arial" w:cs="Arial"/>
        </w:rPr>
        <w:t xml:space="preserve">e are fields for Group Category, </w:t>
      </w:r>
      <w:r w:rsidR="00341439" w:rsidRPr="002E0D17">
        <w:rPr>
          <w:rFonts w:ascii="Arial" w:hAnsi="Arial" w:cs="Arial"/>
        </w:rPr>
        <w:t>Max User Limit</w:t>
      </w:r>
      <w:r w:rsidR="00943121" w:rsidRPr="002E0D17">
        <w:rPr>
          <w:rFonts w:ascii="Arial" w:hAnsi="Arial" w:cs="Arial"/>
        </w:rPr>
        <w:t xml:space="preserve"> and User Count.</w:t>
      </w:r>
    </w:p>
    <w:p w14:paraId="390B8396" w14:textId="77777777" w:rsidR="00AC287A" w:rsidRPr="002E0D17" w:rsidRDefault="00341439" w:rsidP="00AC287A">
      <w:pPr>
        <w:rPr>
          <w:rFonts w:ascii="Arial" w:hAnsi="Arial" w:cs="Arial"/>
        </w:rPr>
      </w:pPr>
      <w:r w:rsidRPr="002E0D17">
        <w:rPr>
          <w:rFonts w:ascii="Arial" w:hAnsi="Arial" w:cs="Arial"/>
          <w:noProof/>
        </w:rPr>
        <w:drawing>
          <wp:inline distT="0" distB="0" distL="0" distR="0" wp14:anchorId="5CC2650F" wp14:editId="28ABD647">
            <wp:extent cx="6257925" cy="169485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257925" cy="1694855"/>
                    </a:xfrm>
                    <a:prstGeom prst="rect">
                      <a:avLst/>
                    </a:prstGeom>
                  </pic:spPr>
                </pic:pic>
              </a:graphicData>
            </a:graphic>
          </wp:inline>
        </w:drawing>
      </w:r>
    </w:p>
    <w:p w14:paraId="09C3E7BD" w14:textId="77777777" w:rsidR="00D947A5" w:rsidRPr="002E0D17" w:rsidRDefault="00341439" w:rsidP="00341439">
      <w:pPr>
        <w:pStyle w:val="Heading2"/>
        <w:rPr>
          <w:rFonts w:ascii="Arial" w:hAnsi="Arial" w:cs="Arial"/>
          <w:sz w:val="22"/>
          <w:szCs w:val="22"/>
        </w:rPr>
      </w:pPr>
      <w:r w:rsidRPr="002E0D17">
        <w:rPr>
          <w:rFonts w:ascii="Arial" w:hAnsi="Arial" w:cs="Arial"/>
          <w:sz w:val="22"/>
          <w:szCs w:val="22"/>
        </w:rPr>
        <w:t>Rules:</w:t>
      </w:r>
    </w:p>
    <w:p w14:paraId="3B9DF3C2" w14:textId="77777777" w:rsidR="00341439" w:rsidRDefault="004E7C8E" w:rsidP="00341439">
      <w:pPr>
        <w:rPr>
          <w:rFonts w:ascii="Arial" w:hAnsi="Arial" w:cs="Arial"/>
        </w:rPr>
      </w:pPr>
      <w:r>
        <w:rPr>
          <w:rFonts w:ascii="Arial" w:hAnsi="Arial" w:cs="Arial"/>
        </w:rPr>
        <w:t xml:space="preserve">The </w:t>
      </w:r>
      <w:r w:rsidRPr="004E7C8E">
        <w:rPr>
          <w:rFonts w:ascii="Arial" w:hAnsi="Arial" w:cs="Arial"/>
          <w:b/>
        </w:rPr>
        <w:t>Rules</w:t>
      </w:r>
      <w:r>
        <w:rPr>
          <w:rFonts w:ascii="Arial" w:hAnsi="Arial" w:cs="Arial"/>
        </w:rPr>
        <w:t xml:space="preserve"> section</w:t>
      </w:r>
      <w:r w:rsidR="00341439" w:rsidRPr="002E0D17">
        <w:rPr>
          <w:rFonts w:ascii="Arial" w:hAnsi="Arial" w:cs="Arial"/>
        </w:rPr>
        <w:t xml:space="preserve"> is used to manage access rules for the User Web site. Rules are applied to folders, </w:t>
      </w:r>
      <w:r>
        <w:rPr>
          <w:rFonts w:ascii="Arial" w:hAnsi="Arial" w:cs="Arial"/>
        </w:rPr>
        <w:t>and restrict access.</w:t>
      </w:r>
      <w:r w:rsidR="00DF3133">
        <w:rPr>
          <w:rFonts w:ascii="Arial" w:hAnsi="Arial" w:cs="Arial"/>
        </w:rPr>
        <w:t xml:space="preserve"> Rules may be added</w:t>
      </w:r>
    </w:p>
    <w:p w14:paraId="359D38DC" w14:textId="77777777" w:rsidR="00DF3133" w:rsidRDefault="00DF3133" w:rsidP="00DF3133">
      <w:pPr>
        <w:pStyle w:val="ListParagraph"/>
        <w:numPr>
          <w:ilvl w:val="0"/>
          <w:numId w:val="15"/>
        </w:numPr>
        <w:rPr>
          <w:rFonts w:ascii="Arial" w:hAnsi="Arial" w:cs="Arial"/>
        </w:rPr>
      </w:pPr>
      <w:r>
        <w:rPr>
          <w:rFonts w:ascii="Arial" w:hAnsi="Arial" w:cs="Arial"/>
        </w:rPr>
        <w:t xml:space="preserve">By </w:t>
      </w:r>
      <w:r w:rsidRPr="00DF3133">
        <w:rPr>
          <w:rFonts w:ascii="Arial" w:hAnsi="Arial" w:cs="Arial"/>
          <w:b/>
        </w:rPr>
        <w:t>Groups</w:t>
      </w:r>
    </w:p>
    <w:p w14:paraId="6B9B3286" w14:textId="77777777" w:rsidR="00DF3133" w:rsidRPr="00DF3133" w:rsidRDefault="00DF3133" w:rsidP="00DF3133">
      <w:pPr>
        <w:pStyle w:val="ListParagraph"/>
        <w:numPr>
          <w:ilvl w:val="0"/>
          <w:numId w:val="15"/>
        </w:numPr>
        <w:rPr>
          <w:rFonts w:ascii="Arial" w:hAnsi="Arial" w:cs="Arial"/>
        </w:rPr>
      </w:pPr>
      <w:r>
        <w:rPr>
          <w:rFonts w:ascii="Arial" w:hAnsi="Arial" w:cs="Arial"/>
        </w:rPr>
        <w:t xml:space="preserve">By </w:t>
      </w:r>
      <w:r w:rsidRPr="00DF3133">
        <w:rPr>
          <w:rFonts w:ascii="Arial" w:hAnsi="Arial" w:cs="Arial"/>
          <w:b/>
        </w:rPr>
        <w:t>Users</w:t>
      </w:r>
    </w:p>
    <w:p w14:paraId="3BEE4062" w14:textId="77777777" w:rsidR="00341439" w:rsidRPr="002E0D17" w:rsidRDefault="00341439" w:rsidP="00341439">
      <w:pPr>
        <w:rPr>
          <w:rFonts w:ascii="Arial" w:hAnsi="Arial" w:cs="Arial"/>
        </w:rPr>
      </w:pPr>
      <w:r w:rsidRPr="002E0D17">
        <w:rPr>
          <w:rFonts w:ascii="Arial" w:hAnsi="Arial" w:cs="Arial"/>
          <w:noProof/>
        </w:rPr>
        <w:lastRenderedPageBreak/>
        <w:drawing>
          <wp:inline distT="0" distB="0" distL="0" distR="0" wp14:anchorId="634835DC" wp14:editId="6447317B">
            <wp:extent cx="5943600" cy="2686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686050"/>
                    </a:xfrm>
                    <a:prstGeom prst="rect">
                      <a:avLst/>
                    </a:prstGeom>
                  </pic:spPr>
                </pic:pic>
              </a:graphicData>
            </a:graphic>
          </wp:inline>
        </w:drawing>
      </w:r>
    </w:p>
    <w:p w14:paraId="3E28B343" w14:textId="77777777" w:rsidR="007123D8" w:rsidRPr="002E0D17" w:rsidRDefault="007123D8" w:rsidP="007123D8">
      <w:pPr>
        <w:rPr>
          <w:rFonts w:ascii="Arial" w:hAnsi="Arial" w:cs="Arial"/>
        </w:rPr>
      </w:pPr>
      <w:r w:rsidRPr="002E0D17">
        <w:rPr>
          <w:rFonts w:ascii="Arial" w:hAnsi="Arial" w:cs="Arial"/>
        </w:rPr>
        <w:t>Clicking on a rule access folder take the administrator to sub-folders within that contain QVWs.</w:t>
      </w:r>
    </w:p>
    <w:p w14:paraId="3A71EC01" w14:textId="77777777" w:rsidR="007123D8" w:rsidRPr="002E0D17" w:rsidRDefault="007123D8" w:rsidP="007123D8">
      <w:pPr>
        <w:rPr>
          <w:rFonts w:ascii="Arial" w:hAnsi="Arial" w:cs="Arial"/>
        </w:rPr>
      </w:pPr>
      <w:r w:rsidRPr="002E0D17">
        <w:rPr>
          <w:rFonts w:ascii="Arial" w:hAnsi="Arial" w:cs="Arial"/>
          <w:noProof/>
        </w:rPr>
        <w:drawing>
          <wp:inline distT="0" distB="0" distL="0" distR="0" wp14:anchorId="1A421F7E" wp14:editId="75BED626">
            <wp:extent cx="5943600" cy="3914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3914140"/>
                    </a:xfrm>
                    <a:prstGeom prst="rect">
                      <a:avLst/>
                    </a:prstGeom>
                  </pic:spPr>
                </pic:pic>
              </a:graphicData>
            </a:graphic>
          </wp:inline>
        </w:drawing>
      </w:r>
    </w:p>
    <w:p w14:paraId="3F77B3F6" w14:textId="77777777" w:rsidR="007123D8" w:rsidRPr="002E0D17" w:rsidRDefault="007123D8" w:rsidP="00CC7C61">
      <w:pPr>
        <w:pStyle w:val="Heading2"/>
        <w:rPr>
          <w:rFonts w:ascii="Arial" w:hAnsi="Arial" w:cs="Arial"/>
          <w:sz w:val="22"/>
          <w:szCs w:val="22"/>
        </w:rPr>
      </w:pPr>
    </w:p>
    <w:p w14:paraId="6E3FB6C9" w14:textId="77777777" w:rsidR="00D947A5" w:rsidRPr="002E0D17" w:rsidRDefault="00CC7C61" w:rsidP="00CC7C61">
      <w:pPr>
        <w:pStyle w:val="Heading2"/>
        <w:rPr>
          <w:rFonts w:ascii="Arial" w:hAnsi="Arial" w:cs="Arial"/>
          <w:sz w:val="22"/>
          <w:szCs w:val="22"/>
        </w:rPr>
      </w:pPr>
      <w:r w:rsidRPr="002E0D17">
        <w:rPr>
          <w:rFonts w:ascii="Arial" w:hAnsi="Arial" w:cs="Arial"/>
          <w:sz w:val="22"/>
          <w:szCs w:val="22"/>
        </w:rPr>
        <w:t>Search:</w:t>
      </w:r>
    </w:p>
    <w:p w14:paraId="1D5435BB" w14:textId="77777777" w:rsidR="00CC7C61" w:rsidRPr="002E0D17" w:rsidRDefault="00CC7C61" w:rsidP="00CC7C61">
      <w:pPr>
        <w:rPr>
          <w:rFonts w:ascii="Arial" w:hAnsi="Arial" w:cs="Arial"/>
        </w:rPr>
      </w:pPr>
      <w:r w:rsidRPr="002E0D17">
        <w:rPr>
          <w:rFonts w:ascii="Arial" w:hAnsi="Arial" w:cs="Arial"/>
        </w:rPr>
        <w:t>Search is another page used to find Membership by User Name or Email Address.</w:t>
      </w:r>
    </w:p>
    <w:p w14:paraId="429E1263" w14:textId="77777777" w:rsidR="008D7D69" w:rsidRPr="002E0D17" w:rsidRDefault="008D7D69" w:rsidP="00CC7C61">
      <w:pPr>
        <w:rPr>
          <w:rFonts w:ascii="Arial" w:hAnsi="Arial" w:cs="Arial"/>
        </w:rPr>
      </w:pPr>
      <w:r w:rsidRPr="002E0D17">
        <w:rPr>
          <w:rFonts w:ascii="Arial" w:hAnsi="Arial" w:cs="Arial"/>
        </w:rPr>
        <w:lastRenderedPageBreak/>
        <w:t xml:space="preserve">It has the same fields as </w:t>
      </w:r>
      <w:hyperlink w:anchor="_Locked:" w:history="1">
        <w:r w:rsidRPr="002E0D17">
          <w:rPr>
            <w:rStyle w:val="Hyperlink"/>
            <w:rFonts w:ascii="Arial" w:hAnsi="Arial" w:cs="Arial"/>
          </w:rPr>
          <w:t>Locked</w:t>
        </w:r>
      </w:hyperlink>
      <w:r w:rsidRPr="002E0D17">
        <w:rPr>
          <w:rFonts w:ascii="Arial" w:hAnsi="Arial" w:cs="Arial"/>
        </w:rPr>
        <w:t xml:space="preserve"> .</w:t>
      </w:r>
    </w:p>
    <w:p w14:paraId="4534366F" w14:textId="77777777" w:rsidR="008D7D69" w:rsidRPr="002E0D17" w:rsidRDefault="008D7D69" w:rsidP="00CC7C61">
      <w:pPr>
        <w:rPr>
          <w:rFonts w:ascii="Arial" w:hAnsi="Arial" w:cs="Arial"/>
        </w:rPr>
      </w:pPr>
    </w:p>
    <w:p w14:paraId="7F190B53" w14:textId="77777777" w:rsidR="00CC7C61" w:rsidRPr="002E0D17" w:rsidRDefault="00CC7C61" w:rsidP="00CC7C61">
      <w:pPr>
        <w:rPr>
          <w:rFonts w:ascii="Arial" w:hAnsi="Arial" w:cs="Arial"/>
        </w:rPr>
      </w:pPr>
      <w:r w:rsidRPr="002E0D17">
        <w:rPr>
          <w:rFonts w:ascii="Arial" w:hAnsi="Arial" w:cs="Arial"/>
          <w:noProof/>
        </w:rPr>
        <w:drawing>
          <wp:inline distT="0" distB="0" distL="0" distR="0" wp14:anchorId="352A648B" wp14:editId="36600256">
            <wp:extent cx="5943600" cy="16529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1652905"/>
                    </a:xfrm>
                    <a:prstGeom prst="rect">
                      <a:avLst/>
                    </a:prstGeom>
                  </pic:spPr>
                </pic:pic>
              </a:graphicData>
            </a:graphic>
          </wp:inline>
        </w:drawing>
      </w:r>
    </w:p>
    <w:p w14:paraId="7ED46888" w14:textId="77777777" w:rsidR="00D947A5" w:rsidRPr="002E0D17" w:rsidRDefault="00227AF1" w:rsidP="00227AF1">
      <w:pPr>
        <w:pStyle w:val="Heading2"/>
        <w:rPr>
          <w:rFonts w:ascii="Arial" w:hAnsi="Arial" w:cs="Arial"/>
          <w:sz w:val="22"/>
          <w:szCs w:val="22"/>
        </w:rPr>
      </w:pPr>
      <w:r w:rsidRPr="002E0D17">
        <w:rPr>
          <w:rFonts w:ascii="Arial" w:hAnsi="Arial" w:cs="Arial"/>
          <w:sz w:val="22"/>
          <w:szCs w:val="22"/>
        </w:rPr>
        <w:t>Suspended:</w:t>
      </w:r>
    </w:p>
    <w:p w14:paraId="35BB3380" w14:textId="77777777" w:rsidR="00227AF1" w:rsidRPr="002E0D17" w:rsidRDefault="00227AF1" w:rsidP="00227AF1">
      <w:pPr>
        <w:rPr>
          <w:rFonts w:ascii="Arial" w:hAnsi="Arial" w:cs="Arial"/>
        </w:rPr>
      </w:pPr>
      <w:r w:rsidRPr="002E0D17">
        <w:rPr>
          <w:rFonts w:ascii="Arial" w:hAnsi="Arial" w:cs="Arial"/>
        </w:rPr>
        <w:t xml:space="preserve">This is a page used to look up Suspended or Inactive accounts. </w:t>
      </w:r>
      <w:r w:rsidR="00653B2B" w:rsidRPr="002E0D17">
        <w:rPr>
          <w:rFonts w:ascii="Arial" w:hAnsi="Arial" w:cs="Arial"/>
        </w:rPr>
        <w:t xml:space="preserve"> From this module, single and multiple accounts may be approved, unapproved, locked, unlocked, added or removed from groups.  Users may be accessed by user name or email address.</w:t>
      </w:r>
      <w:r w:rsidR="00931639" w:rsidRPr="002E0D17">
        <w:rPr>
          <w:rFonts w:ascii="Arial" w:hAnsi="Arial" w:cs="Arial"/>
        </w:rPr>
        <w:t xml:space="preserve">  Basically, all the same fields as in the </w:t>
      </w:r>
      <w:hyperlink w:anchor="_Logged_In:" w:history="1">
        <w:r w:rsidR="00931639" w:rsidRPr="002E0D17">
          <w:rPr>
            <w:rStyle w:val="Hyperlink"/>
            <w:rFonts w:ascii="Arial" w:hAnsi="Arial" w:cs="Arial"/>
          </w:rPr>
          <w:t>Logged In</w:t>
        </w:r>
      </w:hyperlink>
      <w:r w:rsidR="00931639" w:rsidRPr="002E0D17">
        <w:rPr>
          <w:rFonts w:ascii="Arial" w:hAnsi="Arial" w:cs="Arial"/>
        </w:rPr>
        <w:t xml:space="preserve"> module.</w:t>
      </w:r>
    </w:p>
    <w:p w14:paraId="69B38658" w14:textId="77777777" w:rsidR="00653B2B" w:rsidRPr="002E0D17" w:rsidRDefault="00653B2B" w:rsidP="00227AF1">
      <w:pPr>
        <w:rPr>
          <w:rFonts w:ascii="Arial" w:hAnsi="Arial" w:cs="Arial"/>
        </w:rPr>
      </w:pPr>
      <w:r w:rsidRPr="002E0D17">
        <w:rPr>
          <w:rFonts w:ascii="Arial" w:hAnsi="Arial" w:cs="Arial"/>
          <w:noProof/>
        </w:rPr>
        <w:drawing>
          <wp:inline distT="0" distB="0" distL="0" distR="0" wp14:anchorId="1C466EEB" wp14:editId="5519E065">
            <wp:extent cx="5934075" cy="34766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482205"/>
                    </a:xfrm>
                    <a:prstGeom prst="rect">
                      <a:avLst/>
                    </a:prstGeom>
                  </pic:spPr>
                </pic:pic>
              </a:graphicData>
            </a:graphic>
          </wp:inline>
        </w:drawing>
      </w:r>
    </w:p>
    <w:p w14:paraId="2735DDCC" w14:textId="77777777" w:rsidR="00D947A5" w:rsidRPr="002E0D17" w:rsidRDefault="003A47CC" w:rsidP="003A47CC">
      <w:pPr>
        <w:pStyle w:val="Heading2"/>
        <w:rPr>
          <w:rFonts w:ascii="Arial" w:hAnsi="Arial" w:cs="Arial"/>
          <w:sz w:val="22"/>
          <w:szCs w:val="22"/>
        </w:rPr>
      </w:pPr>
      <w:r w:rsidRPr="002E0D17">
        <w:rPr>
          <w:rFonts w:ascii="Arial" w:hAnsi="Arial" w:cs="Arial"/>
          <w:sz w:val="22"/>
          <w:szCs w:val="22"/>
        </w:rPr>
        <w:t>Super Groups:</w:t>
      </w:r>
    </w:p>
    <w:p w14:paraId="588AB04D" w14:textId="77777777" w:rsidR="003A47CC" w:rsidRDefault="003A47CC" w:rsidP="003A47CC">
      <w:pPr>
        <w:rPr>
          <w:rFonts w:ascii="Arial" w:hAnsi="Arial" w:cs="Arial"/>
        </w:rPr>
      </w:pPr>
      <w:r w:rsidRPr="002E0D17">
        <w:rPr>
          <w:rFonts w:ascii="Arial" w:hAnsi="Arial" w:cs="Arial"/>
        </w:rPr>
        <w:t xml:space="preserve">The </w:t>
      </w:r>
      <w:r w:rsidRPr="006E6398">
        <w:rPr>
          <w:rFonts w:ascii="Arial" w:hAnsi="Arial" w:cs="Arial"/>
          <w:b/>
        </w:rPr>
        <w:t>Super Groups</w:t>
      </w:r>
      <w:r w:rsidRPr="002E0D17">
        <w:rPr>
          <w:rFonts w:ascii="Arial" w:hAnsi="Arial" w:cs="Arial"/>
        </w:rPr>
        <w:t xml:space="preserve"> module is used to create, modify and add users and grant access permissions to a </w:t>
      </w:r>
      <w:r w:rsidRPr="006E6398">
        <w:rPr>
          <w:rFonts w:ascii="Arial" w:hAnsi="Arial" w:cs="Arial"/>
          <w:b/>
        </w:rPr>
        <w:t>Super Group</w:t>
      </w:r>
      <w:r w:rsidRPr="002E0D17">
        <w:rPr>
          <w:rFonts w:ascii="Arial" w:hAnsi="Arial" w:cs="Arial"/>
        </w:rPr>
        <w:t xml:space="preserve">.  </w:t>
      </w:r>
      <w:r w:rsidRPr="006E6398">
        <w:rPr>
          <w:rFonts w:ascii="Arial" w:hAnsi="Arial" w:cs="Arial"/>
          <w:b/>
          <w:i/>
        </w:rPr>
        <w:t>Note: A user has to be associated with all the groups in a Super Group to be a Publisher for that Super Group.</w:t>
      </w:r>
      <w:r w:rsidR="004A5DB5" w:rsidRPr="002E0D17">
        <w:rPr>
          <w:rFonts w:ascii="Arial" w:hAnsi="Arial" w:cs="Arial"/>
        </w:rPr>
        <w:t xml:space="preserve"> </w:t>
      </w:r>
    </w:p>
    <w:p w14:paraId="5B9A67F7" w14:textId="77777777" w:rsidR="001A70A3" w:rsidRDefault="001A70A3" w:rsidP="003A47CC">
      <w:pPr>
        <w:rPr>
          <w:rFonts w:ascii="Arial" w:hAnsi="Arial" w:cs="Arial"/>
          <w:i/>
        </w:rPr>
      </w:pPr>
      <w:r w:rsidRPr="001A70A3">
        <w:rPr>
          <w:rFonts w:ascii="Arial" w:hAnsi="Arial" w:cs="Arial"/>
          <w:b/>
        </w:rPr>
        <w:lastRenderedPageBreak/>
        <w:t>Create</w:t>
      </w:r>
      <w:r>
        <w:rPr>
          <w:rFonts w:ascii="Arial" w:hAnsi="Arial" w:cs="Arial"/>
        </w:rPr>
        <w:t xml:space="preserve"> a Super Group – Enter a </w:t>
      </w:r>
      <w:r w:rsidRPr="00B62AD7">
        <w:rPr>
          <w:rFonts w:ascii="Arial" w:hAnsi="Arial" w:cs="Arial"/>
          <w:b/>
        </w:rPr>
        <w:t>Super Group Name</w:t>
      </w:r>
      <w:r>
        <w:rPr>
          <w:rFonts w:ascii="Arial" w:hAnsi="Arial" w:cs="Arial"/>
        </w:rPr>
        <w:t xml:space="preserve"> and click on </w:t>
      </w:r>
      <w:r w:rsidRPr="00B62AD7">
        <w:rPr>
          <w:rFonts w:ascii="Arial" w:hAnsi="Arial" w:cs="Arial"/>
          <w:b/>
        </w:rPr>
        <w:t>Create</w:t>
      </w:r>
      <w:r>
        <w:rPr>
          <w:rFonts w:ascii="Arial" w:hAnsi="Arial" w:cs="Arial"/>
        </w:rPr>
        <w:t xml:space="preserve"> button. Click on </w:t>
      </w:r>
      <w:r w:rsidRPr="00B62AD7">
        <w:rPr>
          <w:rFonts w:ascii="Arial" w:hAnsi="Arial" w:cs="Arial"/>
          <w:b/>
        </w:rPr>
        <w:t>Apply Changes</w:t>
      </w:r>
      <w:r>
        <w:rPr>
          <w:rFonts w:ascii="Arial" w:hAnsi="Arial" w:cs="Arial"/>
        </w:rPr>
        <w:t xml:space="preserve"> button to save the newly created super group. </w:t>
      </w:r>
    </w:p>
    <w:p w14:paraId="4D936172" w14:textId="77777777" w:rsidR="001A70A3" w:rsidRDefault="00DA5390" w:rsidP="003A47CC">
      <w:pPr>
        <w:rPr>
          <w:rFonts w:ascii="Arial" w:hAnsi="Arial" w:cs="Arial"/>
          <w:i/>
        </w:rPr>
      </w:pPr>
      <w:r>
        <w:rPr>
          <w:rFonts w:ascii="Arial" w:hAnsi="Arial" w:cs="Arial"/>
          <w:b/>
        </w:rPr>
        <w:t>Delete</w:t>
      </w:r>
      <w:r>
        <w:rPr>
          <w:rFonts w:ascii="Arial" w:hAnsi="Arial" w:cs="Arial"/>
        </w:rPr>
        <w:t xml:space="preserve"> a Super Group – Select a </w:t>
      </w:r>
      <w:r w:rsidRPr="00B62AD7">
        <w:rPr>
          <w:rFonts w:ascii="Arial" w:hAnsi="Arial" w:cs="Arial"/>
          <w:b/>
        </w:rPr>
        <w:t>Super Group Name</w:t>
      </w:r>
      <w:r>
        <w:rPr>
          <w:rFonts w:ascii="Arial" w:hAnsi="Arial" w:cs="Arial"/>
        </w:rPr>
        <w:t xml:space="preserve"> in </w:t>
      </w:r>
      <w:r w:rsidRPr="00DA5390">
        <w:rPr>
          <w:rFonts w:ascii="Arial" w:hAnsi="Arial" w:cs="Arial"/>
          <w:b/>
        </w:rPr>
        <w:t>Available Super Groups</w:t>
      </w:r>
      <w:r>
        <w:rPr>
          <w:rFonts w:ascii="Arial" w:hAnsi="Arial" w:cs="Arial"/>
        </w:rPr>
        <w:t xml:space="preserve">, and click on </w:t>
      </w:r>
      <w:r>
        <w:rPr>
          <w:rFonts w:ascii="Arial" w:hAnsi="Arial" w:cs="Arial"/>
          <w:b/>
        </w:rPr>
        <w:t>Delete</w:t>
      </w:r>
      <w:r>
        <w:rPr>
          <w:rFonts w:ascii="Arial" w:hAnsi="Arial" w:cs="Arial"/>
        </w:rPr>
        <w:t xml:space="preserve"> button. Click on </w:t>
      </w:r>
      <w:r w:rsidRPr="00B62AD7">
        <w:rPr>
          <w:rFonts w:ascii="Arial" w:hAnsi="Arial" w:cs="Arial"/>
          <w:b/>
        </w:rPr>
        <w:t>Apply Changes</w:t>
      </w:r>
      <w:r w:rsidR="00A31983">
        <w:rPr>
          <w:rFonts w:ascii="Arial" w:hAnsi="Arial" w:cs="Arial"/>
        </w:rPr>
        <w:t xml:space="preserve"> button</w:t>
      </w:r>
      <w:r>
        <w:rPr>
          <w:rFonts w:ascii="Arial" w:hAnsi="Arial" w:cs="Arial"/>
        </w:rPr>
        <w:t>.</w:t>
      </w:r>
      <w:r w:rsidR="00004AB7">
        <w:rPr>
          <w:rFonts w:ascii="Arial" w:hAnsi="Arial" w:cs="Arial"/>
        </w:rPr>
        <w:t xml:space="preserve"> </w:t>
      </w:r>
    </w:p>
    <w:p w14:paraId="2A0E2FC7" w14:textId="77777777" w:rsidR="00740E45" w:rsidRPr="00740E45" w:rsidRDefault="00740E45" w:rsidP="00740E45">
      <w:pPr>
        <w:spacing w:before="100" w:beforeAutospacing="1" w:after="100" w:afterAutospacing="1" w:line="240" w:lineRule="auto"/>
        <w:rPr>
          <w:rFonts w:ascii="Arial" w:eastAsia="Times New Roman" w:hAnsi="Arial" w:cs="Arial"/>
          <w:bCs/>
          <w:i/>
          <w:color w:val="000000"/>
        </w:rPr>
      </w:pPr>
      <w:r w:rsidRPr="00740E45">
        <w:rPr>
          <w:rFonts w:ascii="Arial" w:eastAsia="Times New Roman" w:hAnsi="Arial" w:cs="Arial"/>
          <w:bCs/>
          <w:i/>
          <w:color w:val="000000"/>
        </w:rPr>
        <w:t xml:space="preserve">Note; In order to make any additions, deletions or changes permanent, you must hit the </w:t>
      </w:r>
      <w:r w:rsidRPr="00740E45">
        <w:rPr>
          <w:rFonts w:ascii="Arial" w:eastAsia="Times New Roman" w:hAnsi="Arial" w:cs="Arial"/>
          <w:b/>
          <w:bCs/>
          <w:i/>
          <w:color w:val="000000"/>
        </w:rPr>
        <w:t>Apply Changes</w:t>
      </w:r>
      <w:r w:rsidRPr="00740E45">
        <w:rPr>
          <w:rFonts w:ascii="Arial" w:eastAsia="Times New Roman" w:hAnsi="Arial" w:cs="Arial"/>
          <w:bCs/>
          <w:i/>
          <w:color w:val="000000"/>
        </w:rPr>
        <w:t xml:space="preserve"> button.</w:t>
      </w:r>
    </w:p>
    <w:p w14:paraId="7D4BA534" w14:textId="77777777" w:rsidR="00F97A29" w:rsidRPr="002E0D17" w:rsidRDefault="00F97A29" w:rsidP="003A47CC">
      <w:pPr>
        <w:rPr>
          <w:rFonts w:ascii="Arial" w:hAnsi="Arial" w:cs="Arial"/>
        </w:rPr>
      </w:pPr>
    </w:p>
    <w:p w14:paraId="5A0DB9C5" w14:textId="77777777" w:rsidR="004A5DB5" w:rsidRPr="002E0D17" w:rsidRDefault="004A5DB5" w:rsidP="003A47CC">
      <w:pPr>
        <w:rPr>
          <w:rFonts w:ascii="Arial" w:hAnsi="Arial" w:cs="Arial"/>
        </w:rPr>
      </w:pPr>
      <w:r w:rsidRPr="002E0D17">
        <w:rPr>
          <w:rFonts w:ascii="Arial" w:hAnsi="Arial" w:cs="Arial"/>
        </w:rPr>
        <w:t xml:space="preserve">Clicking on the </w:t>
      </w:r>
      <w:r w:rsidRPr="002E0D17">
        <w:rPr>
          <w:rFonts w:ascii="Arial" w:hAnsi="Arial" w:cs="Arial"/>
          <w:b/>
        </w:rPr>
        <w:t>Available Super Group</w:t>
      </w:r>
      <w:r w:rsidRPr="002E0D17">
        <w:rPr>
          <w:rFonts w:ascii="Arial" w:hAnsi="Arial" w:cs="Arial"/>
        </w:rPr>
        <w:t xml:space="preserve"> brings up a list of the </w:t>
      </w:r>
      <w:r w:rsidRPr="002E0D17">
        <w:rPr>
          <w:rFonts w:ascii="Arial" w:hAnsi="Arial" w:cs="Arial"/>
          <w:b/>
        </w:rPr>
        <w:t>Groups</w:t>
      </w:r>
      <w:r w:rsidRPr="002E0D17">
        <w:rPr>
          <w:rFonts w:ascii="Arial" w:hAnsi="Arial" w:cs="Arial"/>
        </w:rPr>
        <w:t xml:space="preserve"> attached to the </w:t>
      </w:r>
      <w:r w:rsidRPr="002E0D17">
        <w:rPr>
          <w:rFonts w:ascii="Arial" w:hAnsi="Arial" w:cs="Arial"/>
          <w:b/>
        </w:rPr>
        <w:t>Super Group</w:t>
      </w:r>
      <w:r w:rsidRPr="002E0D17">
        <w:rPr>
          <w:rFonts w:ascii="Arial" w:hAnsi="Arial" w:cs="Arial"/>
        </w:rPr>
        <w:t xml:space="preserve">, </w:t>
      </w:r>
      <w:r w:rsidRPr="002E0D17">
        <w:rPr>
          <w:rFonts w:ascii="Arial" w:hAnsi="Arial" w:cs="Arial"/>
          <w:b/>
        </w:rPr>
        <w:t>All groups in the PRM system</w:t>
      </w:r>
      <w:r w:rsidRPr="002E0D17">
        <w:rPr>
          <w:rFonts w:ascii="Arial" w:hAnsi="Arial" w:cs="Arial"/>
        </w:rPr>
        <w:t xml:space="preserve">, </w:t>
      </w:r>
      <w:r w:rsidRPr="002E0D17">
        <w:rPr>
          <w:rFonts w:ascii="Arial" w:hAnsi="Arial" w:cs="Arial"/>
          <w:b/>
        </w:rPr>
        <w:t>All client admins with group access</w:t>
      </w:r>
      <w:r w:rsidRPr="002E0D17">
        <w:rPr>
          <w:rFonts w:ascii="Arial" w:hAnsi="Arial" w:cs="Arial"/>
        </w:rPr>
        <w:t xml:space="preserve">, and </w:t>
      </w:r>
      <w:r w:rsidRPr="002E0D17">
        <w:rPr>
          <w:rFonts w:ascii="Arial" w:hAnsi="Arial" w:cs="Arial"/>
          <w:b/>
        </w:rPr>
        <w:t>All client publishers with group access</w:t>
      </w:r>
      <w:r w:rsidR="008724FE">
        <w:rPr>
          <w:rFonts w:ascii="Arial" w:hAnsi="Arial" w:cs="Arial"/>
          <w:b/>
        </w:rPr>
        <w:t xml:space="preserve"> </w:t>
      </w:r>
      <w:r w:rsidR="008724FE" w:rsidRPr="008724FE">
        <w:rPr>
          <w:rFonts w:ascii="Arial" w:hAnsi="Arial" w:cs="Arial"/>
        </w:rPr>
        <w:t>information</w:t>
      </w:r>
      <w:r w:rsidRPr="008724FE">
        <w:rPr>
          <w:rFonts w:ascii="Arial" w:hAnsi="Arial" w:cs="Arial"/>
        </w:rPr>
        <w:t>.</w:t>
      </w:r>
    </w:p>
    <w:p w14:paraId="5B9C9A66" w14:textId="77777777" w:rsidR="003A47CC" w:rsidRPr="002E0D17" w:rsidRDefault="003A47CC" w:rsidP="003A47CC">
      <w:pPr>
        <w:rPr>
          <w:rFonts w:ascii="Arial" w:hAnsi="Arial" w:cs="Arial"/>
        </w:rPr>
      </w:pPr>
      <w:r w:rsidRPr="002E0D17">
        <w:rPr>
          <w:rFonts w:ascii="Arial" w:hAnsi="Arial" w:cs="Arial"/>
          <w:noProof/>
        </w:rPr>
        <w:drawing>
          <wp:inline distT="0" distB="0" distL="0" distR="0" wp14:anchorId="5CC27747" wp14:editId="2B66D0E9">
            <wp:extent cx="5936742" cy="3495675"/>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499713"/>
                    </a:xfrm>
                    <a:prstGeom prst="rect">
                      <a:avLst/>
                    </a:prstGeom>
                  </pic:spPr>
                </pic:pic>
              </a:graphicData>
            </a:graphic>
          </wp:inline>
        </w:drawing>
      </w:r>
    </w:p>
    <w:p w14:paraId="21DC211C" w14:textId="77777777" w:rsidR="006E6398" w:rsidRDefault="004A5DB5" w:rsidP="00EB4201">
      <w:pPr>
        <w:spacing w:before="100" w:beforeAutospacing="1" w:after="100" w:afterAutospacing="1" w:line="240" w:lineRule="auto"/>
        <w:rPr>
          <w:rFonts w:ascii="Arial" w:eastAsia="Times New Roman" w:hAnsi="Arial" w:cs="Arial"/>
          <w:bCs/>
          <w:color w:val="000000"/>
        </w:rPr>
      </w:pPr>
      <w:r w:rsidRPr="002E0D17">
        <w:rPr>
          <w:rFonts w:ascii="Arial" w:eastAsia="Times New Roman" w:hAnsi="Arial" w:cs="Arial"/>
          <w:bCs/>
          <w:color w:val="000000"/>
        </w:rPr>
        <w:t xml:space="preserve">Arrow buttons allow the administrator to add or remove groups to the </w:t>
      </w:r>
      <w:r w:rsidRPr="006E6398">
        <w:rPr>
          <w:rFonts w:ascii="Arial" w:eastAsia="Times New Roman" w:hAnsi="Arial" w:cs="Arial"/>
          <w:b/>
          <w:bCs/>
          <w:color w:val="000000"/>
        </w:rPr>
        <w:t>Super Group</w:t>
      </w:r>
      <w:r w:rsidRPr="002E0D17">
        <w:rPr>
          <w:rFonts w:ascii="Arial" w:eastAsia="Times New Roman" w:hAnsi="Arial" w:cs="Arial"/>
          <w:bCs/>
          <w:color w:val="000000"/>
        </w:rPr>
        <w:t xml:space="preserve">, and add and remove </w:t>
      </w:r>
      <w:r w:rsidR="006E6398">
        <w:rPr>
          <w:rFonts w:ascii="Arial" w:eastAsia="Times New Roman" w:hAnsi="Arial" w:cs="Arial"/>
          <w:bCs/>
          <w:color w:val="000000"/>
        </w:rPr>
        <w:t>C</w:t>
      </w:r>
      <w:r w:rsidRPr="002E0D17">
        <w:rPr>
          <w:rFonts w:ascii="Arial" w:eastAsia="Times New Roman" w:hAnsi="Arial" w:cs="Arial"/>
          <w:bCs/>
          <w:color w:val="000000"/>
        </w:rPr>
        <w:t xml:space="preserve">lient </w:t>
      </w:r>
      <w:r w:rsidR="006E6398">
        <w:rPr>
          <w:rFonts w:ascii="Arial" w:eastAsia="Times New Roman" w:hAnsi="Arial" w:cs="Arial"/>
          <w:bCs/>
          <w:color w:val="000000"/>
        </w:rPr>
        <w:t>A</w:t>
      </w:r>
      <w:r w:rsidRPr="002E0D17">
        <w:rPr>
          <w:rFonts w:ascii="Arial" w:eastAsia="Times New Roman" w:hAnsi="Arial" w:cs="Arial"/>
          <w:bCs/>
          <w:color w:val="000000"/>
        </w:rPr>
        <w:t>dmins</w:t>
      </w:r>
      <w:r w:rsidR="008724FE">
        <w:rPr>
          <w:rFonts w:ascii="Arial" w:eastAsia="Times New Roman" w:hAnsi="Arial" w:cs="Arial"/>
          <w:bCs/>
          <w:color w:val="000000"/>
        </w:rPr>
        <w:t xml:space="preserve"> (future functionality),</w:t>
      </w:r>
      <w:r w:rsidRPr="002E0D17">
        <w:rPr>
          <w:rFonts w:ascii="Arial" w:eastAsia="Times New Roman" w:hAnsi="Arial" w:cs="Arial"/>
          <w:bCs/>
          <w:color w:val="000000"/>
        </w:rPr>
        <w:t xml:space="preserve"> and </w:t>
      </w:r>
      <w:r w:rsidR="006E6398">
        <w:rPr>
          <w:rFonts w:ascii="Arial" w:eastAsia="Times New Roman" w:hAnsi="Arial" w:cs="Arial"/>
          <w:bCs/>
          <w:color w:val="000000"/>
        </w:rPr>
        <w:t>C</w:t>
      </w:r>
      <w:r w:rsidRPr="002E0D17">
        <w:rPr>
          <w:rFonts w:ascii="Arial" w:eastAsia="Times New Roman" w:hAnsi="Arial" w:cs="Arial"/>
          <w:bCs/>
          <w:color w:val="000000"/>
        </w:rPr>
        <w:t xml:space="preserve">lient </w:t>
      </w:r>
      <w:r w:rsidR="006E6398">
        <w:rPr>
          <w:rFonts w:ascii="Arial" w:eastAsia="Times New Roman" w:hAnsi="Arial" w:cs="Arial"/>
          <w:bCs/>
          <w:color w:val="000000"/>
        </w:rPr>
        <w:t>P</w:t>
      </w:r>
      <w:r w:rsidRPr="002E0D17">
        <w:rPr>
          <w:rFonts w:ascii="Arial" w:eastAsia="Times New Roman" w:hAnsi="Arial" w:cs="Arial"/>
          <w:bCs/>
          <w:color w:val="000000"/>
        </w:rPr>
        <w:t xml:space="preserve">ublishers access to </w:t>
      </w:r>
      <w:r w:rsidRPr="006E6398">
        <w:rPr>
          <w:rFonts w:ascii="Arial" w:eastAsia="Times New Roman" w:hAnsi="Arial" w:cs="Arial"/>
          <w:bCs/>
          <w:color w:val="000000"/>
        </w:rPr>
        <w:t>the</w:t>
      </w:r>
      <w:r w:rsidRPr="006E6398">
        <w:rPr>
          <w:rFonts w:ascii="Arial" w:eastAsia="Times New Roman" w:hAnsi="Arial" w:cs="Arial"/>
          <w:b/>
          <w:bCs/>
          <w:color w:val="000000"/>
        </w:rPr>
        <w:t xml:space="preserve"> Super Group</w:t>
      </w:r>
      <w:r w:rsidRPr="002E0D17">
        <w:rPr>
          <w:rFonts w:ascii="Arial" w:eastAsia="Times New Roman" w:hAnsi="Arial" w:cs="Arial"/>
          <w:bCs/>
          <w:color w:val="000000"/>
        </w:rPr>
        <w:t>.</w:t>
      </w:r>
      <w:r w:rsidR="006E6398">
        <w:rPr>
          <w:rFonts w:ascii="Arial" w:eastAsia="Times New Roman" w:hAnsi="Arial" w:cs="Arial"/>
          <w:bCs/>
          <w:color w:val="000000"/>
        </w:rPr>
        <w:t xml:space="preserve"> </w:t>
      </w:r>
      <w:r w:rsidR="00B74185">
        <w:rPr>
          <w:rFonts w:ascii="Arial" w:eastAsia="Times New Roman" w:hAnsi="Arial" w:cs="Arial"/>
          <w:bCs/>
          <w:color w:val="000000"/>
        </w:rPr>
        <w:t xml:space="preserve">Note; </w:t>
      </w:r>
      <w:r w:rsidR="00B74185" w:rsidRPr="00B74185">
        <w:rPr>
          <w:rFonts w:ascii="Arial" w:eastAsia="Times New Roman" w:hAnsi="Arial" w:cs="Arial"/>
          <w:b/>
          <w:bCs/>
          <w:color w:val="000000"/>
        </w:rPr>
        <w:t xml:space="preserve">Set </w:t>
      </w:r>
      <w:r w:rsidR="00B74185">
        <w:rPr>
          <w:rFonts w:ascii="Arial" w:eastAsia="Times New Roman" w:hAnsi="Arial" w:cs="Arial"/>
          <w:b/>
          <w:bCs/>
          <w:color w:val="000000"/>
        </w:rPr>
        <w:t>a user as a Client Administrator</w:t>
      </w:r>
      <w:r w:rsidR="00B74185" w:rsidRPr="00B74185">
        <w:rPr>
          <w:rFonts w:ascii="Arial" w:eastAsia="Times New Roman" w:hAnsi="Arial" w:cs="Arial"/>
          <w:b/>
          <w:bCs/>
          <w:color w:val="000000"/>
        </w:rPr>
        <w:t xml:space="preserve"> for a Super Group</w:t>
      </w:r>
      <w:r w:rsidR="00B74185">
        <w:rPr>
          <w:rFonts w:ascii="Arial" w:eastAsia="Times New Roman" w:hAnsi="Arial" w:cs="Arial"/>
          <w:bCs/>
          <w:color w:val="000000"/>
        </w:rPr>
        <w:t xml:space="preserve"> functionality will be available in future release.</w:t>
      </w:r>
    </w:p>
    <w:p w14:paraId="14EEF1C9" w14:textId="77777777" w:rsidR="00414412" w:rsidRDefault="00414412" w:rsidP="00EB4201">
      <w:pPr>
        <w:spacing w:before="100" w:beforeAutospacing="1" w:after="100" w:afterAutospacing="1" w:line="240" w:lineRule="auto"/>
        <w:rPr>
          <w:noProof/>
        </w:rPr>
      </w:pPr>
    </w:p>
    <w:p w14:paraId="2DBE71DB" w14:textId="77777777" w:rsidR="00414412" w:rsidRDefault="008724FE" w:rsidP="00EB4201">
      <w:pPr>
        <w:spacing w:before="100" w:beforeAutospacing="1" w:after="100" w:afterAutospacing="1" w:line="240" w:lineRule="auto"/>
        <w:rPr>
          <w:rFonts w:ascii="Arial" w:eastAsia="Times New Roman" w:hAnsi="Arial" w:cs="Arial"/>
          <w:bCs/>
          <w:color w:val="000000"/>
        </w:rPr>
      </w:pPr>
      <w:r>
        <w:rPr>
          <w:noProof/>
        </w:rPr>
        <w:lastRenderedPageBreak/>
        <w:drawing>
          <wp:inline distT="0" distB="0" distL="0" distR="0" wp14:anchorId="226946A0" wp14:editId="3BC722A5">
            <wp:extent cx="5943600" cy="3248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3248025"/>
                    </a:xfrm>
                    <a:prstGeom prst="rect">
                      <a:avLst/>
                    </a:prstGeom>
                  </pic:spPr>
                </pic:pic>
              </a:graphicData>
            </a:graphic>
          </wp:inline>
        </w:drawing>
      </w:r>
    </w:p>
    <w:p w14:paraId="7E229D1F" w14:textId="77777777" w:rsidR="00931639" w:rsidRPr="00414412" w:rsidRDefault="006E6398" w:rsidP="00EB4201">
      <w:pPr>
        <w:spacing w:before="100" w:beforeAutospacing="1" w:after="100" w:afterAutospacing="1" w:line="240" w:lineRule="auto"/>
        <w:rPr>
          <w:rFonts w:ascii="Arial" w:eastAsia="Times New Roman" w:hAnsi="Arial" w:cs="Arial"/>
          <w:bCs/>
          <w:color w:val="000000"/>
        </w:rPr>
      </w:pPr>
      <w:r w:rsidRPr="006E6398">
        <w:rPr>
          <w:rFonts w:ascii="Arial" w:eastAsia="Times New Roman" w:hAnsi="Arial" w:cs="Arial"/>
          <w:b/>
          <w:bCs/>
          <w:i/>
          <w:color w:val="000000"/>
        </w:rPr>
        <w:t>Note: If s group has access to multiple reports, it will not appear in the box,</w:t>
      </w:r>
      <w:r w:rsidRPr="006E6398">
        <w:rPr>
          <w:rFonts w:ascii="Arial" w:eastAsia="Times New Roman" w:hAnsi="Arial" w:cs="Arial"/>
          <w:bCs/>
          <w:i/>
          <w:color w:val="000000"/>
        </w:rPr>
        <w:t xml:space="preserve"> </w:t>
      </w:r>
      <w:r w:rsidRPr="006E6398">
        <w:rPr>
          <w:rFonts w:ascii="Arial" w:eastAsia="Times New Roman" w:hAnsi="Arial" w:cs="Arial"/>
          <w:b/>
          <w:bCs/>
          <w:i/>
          <w:color w:val="000000"/>
        </w:rPr>
        <w:t xml:space="preserve">All Groups in PRM System. </w:t>
      </w:r>
    </w:p>
    <w:sectPr w:rsidR="00931639" w:rsidRPr="004144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Van Nanney" w:date="2017-02-15T08:57:00Z" w:initials="VN">
    <w:p w14:paraId="12E4EDBD" w14:textId="64A274B0" w:rsidR="007179AF" w:rsidRDefault="007179AF">
      <w:pPr>
        <w:pStyle w:val="CommentText"/>
      </w:pPr>
      <w:r>
        <w:rPr>
          <w:rStyle w:val="CommentReference"/>
        </w:rPr>
        <w:annotationRef/>
      </w:r>
      <w:r>
        <w:t>Added to address Andys comment below on navigation</w:t>
      </w:r>
    </w:p>
  </w:comment>
  <w:comment w:id="6" w:author="Andy Barnes" w:date="2017-02-07T12:32:00Z" w:initials="AB">
    <w:p w14:paraId="398B75D0" w14:textId="77777777" w:rsidR="00E5558F" w:rsidRDefault="00E5558F">
      <w:pPr>
        <w:pStyle w:val="CommentText"/>
      </w:pPr>
      <w:r>
        <w:rPr>
          <w:rStyle w:val="CommentReference"/>
        </w:rPr>
        <w:annotationRef/>
      </w:r>
      <w:r>
        <w:t>How do I get back to the main navigation page from here?</w:t>
      </w:r>
    </w:p>
  </w:comment>
  <w:comment w:id="31" w:author="Tom Puckett" w:date="2017-02-14T10:35:00Z" w:initials="TP">
    <w:p w14:paraId="0A8E812F" w14:textId="533A7F6D" w:rsidR="00151E17" w:rsidRDefault="00151E17">
      <w:pPr>
        <w:pStyle w:val="CommentText"/>
      </w:pPr>
      <w:r>
        <w:rPr>
          <w:rStyle w:val="CommentReference"/>
        </w:rPr>
        <w:annotationRef/>
      </w:r>
      <w:r>
        <w:t xml:space="preserve">Are we ok with showing the email address of real users here and in other similar screen shots?  </w:t>
      </w:r>
    </w:p>
  </w:comment>
  <w:comment w:id="32" w:author="Tom Puckett" w:date="2017-02-14T10:36:00Z" w:initials="TP">
    <w:p w14:paraId="06375510" w14:textId="5AF4FF02" w:rsidR="00151E17" w:rsidRDefault="00151E17">
      <w:pPr>
        <w:pStyle w:val="CommentText"/>
      </w:pPr>
      <w:r>
        <w:rPr>
          <w:rStyle w:val="CommentReference"/>
        </w:rPr>
        <w:annotationRef/>
      </w:r>
      <w:r>
        <w:t>This shows flexibility</w:t>
      </w:r>
      <w:r w:rsidR="002D101A">
        <w:t xml:space="preserve"> that it might be ok</w:t>
      </w:r>
      <w:r>
        <w:t xml:space="preserve">.  Is this the </w:t>
      </w:r>
      <w:r w:rsidR="002D101A">
        <w:t>intended</w:t>
      </w:r>
      <w:r>
        <w:t xml:space="preserve"> message? </w:t>
      </w:r>
    </w:p>
  </w:comment>
  <w:comment w:id="33" w:author="Van Nanney" w:date="2017-02-15T08:58:00Z" w:initials="VN">
    <w:p w14:paraId="4CE00CA2" w14:textId="206B0216" w:rsidR="007179AF" w:rsidRDefault="007179AF">
      <w:pPr>
        <w:pStyle w:val="CommentText"/>
      </w:pPr>
      <w:r>
        <w:rPr>
          <w:rStyle w:val="CommentReference"/>
        </w:rPr>
        <w:annotationRef/>
      </w:r>
      <w:r>
        <w:t xml:space="preserve">Yes, this is ok – the jist is we want to allocate 1 report to a group as a practice, but is not enforced programmatically (audience – Milliman Indy person </w:t>
      </w:r>
      <w:bookmarkStart w:id="34" w:name="_GoBack"/>
      <w:bookmarkEnd w:id="34"/>
      <w:r>
        <w:t>always)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2E4EDBD" w15:done="0"/>
  <w15:commentEx w15:paraId="398B75D0" w15:done="0"/>
  <w15:commentEx w15:paraId="0A8E812F" w15:done="0"/>
  <w15:commentEx w15:paraId="06375510" w15:done="0"/>
  <w15:commentEx w15:paraId="4CE00CA2" w15:paraIdParent="0637551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095012" w14:textId="77777777" w:rsidR="0098459D" w:rsidRDefault="0098459D" w:rsidP="004E07EA">
      <w:pPr>
        <w:spacing w:after="0" w:line="240" w:lineRule="auto"/>
      </w:pPr>
      <w:r>
        <w:separator/>
      </w:r>
    </w:p>
  </w:endnote>
  <w:endnote w:type="continuationSeparator" w:id="0">
    <w:p w14:paraId="39E54D7D" w14:textId="77777777" w:rsidR="0098459D" w:rsidRDefault="0098459D" w:rsidP="004E0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FE56D" w14:textId="77777777" w:rsidR="0098459D" w:rsidRDefault="0098459D" w:rsidP="004E07EA">
      <w:pPr>
        <w:spacing w:after="0" w:line="240" w:lineRule="auto"/>
      </w:pPr>
      <w:r>
        <w:separator/>
      </w:r>
    </w:p>
  </w:footnote>
  <w:footnote w:type="continuationSeparator" w:id="0">
    <w:p w14:paraId="07E65A4A" w14:textId="77777777" w:rsidR="0098459D" w:rsidRDefault="0098459D" w:rsidP="004E0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659"/>
    <w:multiLevelType w:val="hybridMultilevel"/>
    <w:tmpl w:val="F8649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236B0"/>
    <w:multiLevelType w:val="hybridMultilevel"/>
    <w:tmpl w:val="6B5E6C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95716A"/>
    <w:multiLevelType w:val="hybridMultilevel"/>
    <w:tmpl w:val="6B0C262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8BA6DC9"/>
    <w:multiLevelType w:val="hybridMultilevel"/>
    <w:tmpl w:val="FFDE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B38BF"/>
    <w:multiLevelType w:val="hybridMultilevel"/>
    <w:tmpl w:val="7100A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E7D84"/>
    <w:multiLevelType w:val="hybridMultilevel"/>
    <w:tmpl w:val="1EC4A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671A0"/>
    <w:multiLevelType w:val="hybridMultilevel"/>
    <w:tmpl w:val="CD861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5D7A55"/>
    <w:multiLevelType w:val="hybridMultilevel"/>
    <w:tmpl w:val="B9EA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6318D0"/>
    <w:multiLevelType w:val="hybridMultilevel"/>
    <w:tmpl w:val="29D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C93875"/>
    <w:multiLevelType w:val="hybridMultilevel"/>
    <w:tmpl w:val="4244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662F8"/>
    <w:multiLevelType w:val="hybridMultilevel"/>
    <w:tmpl w:val="3390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A2062C"/>
    <w:multiLevelType w:val="hybridMultilevel"/>
    <w:tmpl w:val="0CEE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30183"/>
    <w:multiLevelType w:val="hybridMultilevel"/>
    <w:tmpl w:val="5476A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B37289"/>
    <w:multiLevelType w:val="hybridMultilevel"/>
    <w:tmpl w:val="A3BE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450566"/>
    <w:multiLevelType w:val="hybridMultilevel"/>
    <w:tmpl w:val="9372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731708"/>
    <w:multiLevelType w:val="multilevel"/>
    <w:tmpl w:val="659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1"/>
  </w:num>
  <w:num w:numId="4">
    <w:abstractNumId w:val="10"/>
  </w:num>
  <w:num w:numId="5">
    <w:abstractNumId w:val="11"/>
  </w:num>
  <w:num w:numId="6">
    <w:abstractNumId w:val="3"/>
  </w:num>
  <w:num w:numId="7">
    <w:abstractNumId w:val="5"/>
  </w:num>
  <w:num w:numId="8">
    <w:abstractNumId w:val="8"/>
  </w:num>
  <w:num w:numId="9">
    <w:abstractNumId w:val="6"/>
  </w:num>
  <w:num w:numId="10">
    <w:abstractNumId w:val="13"/>
  </w:num>
  <w:num w:numId="11">
    <w:abstractNumId w:val="0"/>
  </w:num>
  <w:num w:numId="12">
    <w:abstractNumId w:val="4"/>
  </w:num>
  <w:num w:numId="13">
    <w:abstractNumId w:val="7"/>
  </w:num>
  <w:num w:numId="14">
    <w:abstractNumId w:val="2"/>
  </w:num>
  <w:num w:numId="15">
    <w:abstractNumId w:val="12"/>
  </w:num>
  <w:num w:numId="16">
    <w:abstractNumId w:val="1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an Nanney">
    <w15:presenceInfo w15:providerId="AD" w15:userId="S-1-5-21-2660683129-3636505375-3381148637-64045"/>
  </w15:person>
  <w15:person w15:author="Andy Barnes">
    <w15:presenceInfo w15:providerId="AD" w15:userId="S-1-5-21-2660683129-3636505375-3381148637-130233"/>
  </w15:person>
  <w15:person w15:author="Tom Puckett">
    <w15:presenceInfo w15:providerId="AD" w15:userId="S-1-5-21-2660683129-3636505375-3381148637-715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201"/>
    <w:rsid w:val="00004AB7"/>
    <w:rsid w:val="0004068B"/>
    <w:rsid w:val="000630D0"/>
    <w:rsid w:val="00072950"/>
    <w:rsid w:val="00072F42"/>
    <w:rsid w:val="000A620D"/>
    <w:rsid w:val="000B6E77"/>
    <w:rsid w:val="000C1102"/>
    <w:rsid w:val="000C762B"/>
    <w:rsid w:val="000D009A"/>
    <w:rsid w:val="001102C6"/>
    <w:rsid w:val="0011276F"/>
    <w:rsid w:val="0011357A"/>
    <w:rsid w:val="00151E17"/>
    <w:rsid w:val="00163997"/>
    <w:rsid w:val="00165C4E"/>
    <w:rsid w:val="00167F9B"/>
    <w:rsid w:val="00193D28"/>
    <w:rsid w:val="001957E5"/>
    <w:rsid w:val="001979F4"/>
    <w:rsid w:val="001A21BD"/>
    <w:rsid w:val="001A5C7F"/>
    <w:rsid w:val="001A70A3"/>
    <w:rsid w:val="001B33E4"/>
    <w:rsid w:val="001D4CB8"/>
    <w:rsid w:val="0020023E"/>
    <w:rsid w:val="002104B7"/>
    <w:rsid w:val="00211077"/>
    <w:rsid w:val="00214FB3"/>
    <w:rsid w:val="00227AF1"/>
    <w:rsid w:val="00246D81"/>
    <w:rsid w:val="0025455F"/>
    <w:rsid w:val="00263BE4"/>
    <w:rsid w:val="00272125"/>
    <w:rsid w:val="00273715"/>
    <w:rsid w:val="00280AE9"/>
    <w:rsid w:val="002A3737"/>
    <w:rsid w:val="002A629C"/>
    <w:rsid w:val="002B1CDA"/>
    <w:rsid w:val="002B7190"/>
    <w:rsid w:val="002C30BA"/>
    <w:rsid w:val="002D101A"/>
    <w:rsid w:val="002E0D17"/>
    <w:rsid w:val="002E6375"/>
    <w:rsid w:val="002F185D"/>
    <w:rsid w:val="00310A57"/>
    <w:rsid w:val="00312933"/>
    <w:rsid w:val="003352F9"/>
    <w:rsid w:val="003367BE"/>
    <w:rsid w:val="00341439"/>
    <w:rsid w:val="00353763"/>
    <w:rsid w:val="00357191"/>
    <w:rsid w:val="00380CA0"/>
    <w:rsid w:val="003A47CC"/>
    <w:rsid w:val="003B4BBF"/>
    <w:rsid w:val="003B6435"/>
    <w:rsid w:val="003D72F7"/>
    <w:rsid w:val="003E0D3F"/>
    <w:rsid w:val="003F05F1"/>
    <w:rsid w:val="003F18BC"/>
    <w:rsid w:val="00414412"/>
    <w:rsid w:val="0042172A"/>
    <w:rsid w:val="00441956"/>
    <w:rsid w:val="00473A42"/>
    <w:rsid w:val="004A5DB5"/>
    <w:rsid w:val="004E07EA"/>
    <w:rsid w:val="004E1AAE"/>
    <w:rsid w:val="004E575C"/>
    <w:rsid w:val="004E7C8E"/>
    <w:rsid w:val="005163F1"/>
    <w:rsid w:val="00533714"/>
    <w:rsid w:val="0053584E"/>
    <w:rsid w:val="0056659B"/>
    <w:rsid w:val="00572B41"/>
    <w:rsid w:val="005D26BD"/>
    <w:rsid w:val="005D5E70"/>
    <w:rsid w:val="005E4FB9"/>
    <w:rsid w:val="005F3547"/>
    <w:rsid w:val="0060334F"/>
    <w:rsid w:val="00606AD5"/>
    <w:rsid w:val="00611973"/>
    <w:rsid w:val="0061299F"/>
    <w:rsid w:val="0064778B"/>
    <w:rsid w:val="00653B2B"/>
    <w:rsid w:val="00655C4C"/>
    <w:rsid w:val="0066267D"/>
    <w:rsid w:val="006667CB"/>
    <w:rsid w:val="00681C31"/>
    <w:rsid w:val="006B3FA0"/>
    <w:rsid w:val="006B6937"/>
    <w:rsid w:val="006D7576"/>
    <w:rsid w:val="006E6398"/>
    <w:rsid w:val="006F27FF"/>
    <w:rsid w:val="006F3632"/>
    <w:rsid w:val="00705F0E"/>
    <w:rsid w:val="007123D8"/>
    <w:rsid w:val="00714FA0"/>
    <w:rsid w:val="00717561"/>
    <w:rsid w:val="007179AF"/>
    <w:rsid w:val="007316C8"/>
    <w:rsid w:val="00733852"/>
    <w:rsid w:val="00740E45"/>
    <w:rsid w:val="00763ACA"/>
    <w:rsid w:val="007A3847"/>
    <w:rsid w:val="007A5DAE"/>
    <w:rsid w:val="007D2F28"/>
    <w:rsid w:val="00806968"/>
    <w:rsid w:val="0081777A"/>
    <w:rsid w:val="00841E68"/>
    <w:rsid w:val="008724FE"/>
    <w:rsid w:val="008B0D10"/>
    <w:rsid w:val="008C54DE"/>
    <w:rsid w:val="008D0336"/>
    <w:rsid w:val="008D7D69"/>
    <w:rsid w:val="008E3A41"/>
    <w:rsid w:val="008F517D"/>
    <w:rsid w:val="009005D2"/>
    <w:rsid w:val="00900ADD"/>
    <w:rsid w:val="00911247"/>
    <w:rsid w:val="00931639"/>
    <w:rsid w:val="009430CB"/>
    <w:rsid w:val="00943121"/>
    <w:rsid w:val="00957E31"/>
    <w:rsid w:val="00957ED8"/>
    <w:rsid w:val="0096737A"/>
    <w:rsid w:val="009725A9"/>
    <w:rsid w:val="00976C18"/>
    <w:rsid w:val="0098459D"/>
    <w:rsid w:val="00987D5B"/>
    <w:rsid w:val="009A4423"/>
    <w:rsid w:val="009B081B"/>
    <w:rsid w:val="009E1018"/>
    <w:rsid w:val="00A047E5"/>
    <w:rsid w:val="00A05417"/>
    <w:rsid w:val="00A31983"/>
    <w:rsid w:val="00A90F82"/>
    <w:rsid w:val="00AA4246"/>
    <w:rsid w:val="00AC287A"/>
    <w:rsid w:val="00AF63A5"/>
    <w:rsid w:val="00B062F1"/>
    <w:rsid w:val="00B10171"/>
    <w:rsid w:val="00B15E8C"/>
    <w:rsid w:val="00B167BE"/>
    <w:rsid w:val="00B16B79"/>
    <w:rsid w:val="00B1716B"/>
    <w:rsid w:val="00B269FD"/>
    <w:rsid w:val="00B32F29"/>
    <w:rsid w:val="00B355C6"/>
    <w:rsid w:val="00B6010D"/>
    <w:rsid w:val="00B60D73"/>
    <w:rsid w:val="00B62AD7"/>
    <w:rsid w:val="00B63918"/>
    <w:rsid w:val="00B74185"/>
    <w:rsid w:val="00B74680"/>
    <w:rsid w:val="00B86328"/>
    <w:rsid w:val="00B924D1"/>
    <w:rsid w:val="00B941C0"/>
    <w:rsid w:val="00BA7DD6"/>
    <w:rsid w:val="00BB3C77"/>
    <w:rsid w:val="00BB5DBA"/>
    <w:rsid w:val="00BC3EC0"/>
    <w:rsid w:val="00C540BE"/>
    <w:rsid w:val="00C71C4B"/>
    <w:rsid w:val="00C77462"/>
    <w:rsid w:val="00C8015C"/>
    <w:rsid w:val="00C902C6"/>
    <w:rsid w:val="00CB2639"/>
    <w:rsid w:val="00CC7C61"/>
    <w:rsid w:val="00CE1A17"/>
    <w:rsid w:val="00D27A04"/>
    <w:rsid w:val="00D31957"/>
    <w:rsid w:val="00D55BCF"/>
    <w:rsid w:val="00D75393"/>
    <w:rsid w:val="00D906B4"/>
    <w:rsid w:val="00D92174"/>
    <w:rsid w:val="00D947A5"/>
    <w:rsid w:val="00DA5390"/>
    <w:rsid w:val="00DB09A6"/>
    <w:rsid w:val="00DB6A74"/>
    <w:rsid w:val="00DC3337"/>
    <w:rsid w:val="00DD3820"/>
    <w:rsid w:val="00DF0245"/>
    <w:rsid w:val="00DF1184"/>
    <w:rsid w:val="00DF3133"/>
    <w:rsid w:val="00E118A1"/>
    <w:rsid w:val="00E24C23"/>
    <w:rsid w:val="00E5558F"/>
    <w:rsid w:val="00E81941"/>
    <w:rsid w:val="00E82CEC"/>
    <w:rsid w:val="00E90DA3"/>
    <w:rsid w:val="00EB1D7F"/>
    <w:rsid w:val="00EB4201"/>
    <w:rsid w:val="00F007FF"/>
    <w:rsid w:val="00F01E31"/>
    <w:rsid w:val="00F075C3"/>
    <w:rsid w:val="00F76535"/>
    <w:rsid w:val="00F835D8"/>
    <w:rsid w:val="00F8432F"/>
    <w:rsid w:val="00F85F7A"/>
    <w:rsid w:val="00F9488D"/>
    <w:rsid w:val="00F97A29"/>
    <w:rsid w:val="00FA351A"/>
    <w:rsid w:val="00FA4361"/>
    <w:rsid w:val="00FA4B82"/>
    <w:rsid w:val="00FB17E2"/>
    <w:rsid w:val="00FC1E62"/>
    <w:rsid w:val="00FD3520"/>
    <w:rsid w:val="00FE0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01735"/>
  <w15:docId w15:val="{7B9297A3-3905-42F3-A67D-8F81EDE5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42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42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2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4201"/>
    <w:rPr>
      <w:rFonts w:ascii="Times New Roman" w:eastAsia="Times New Roman" w:hAnsi="Times New Roman" w:cs="Times New Roman"/>
      <w:b/>
      <w:bCs/>
      <w:sz w:val="36"/>
      <w:szCs w:val="36"/>
    </w:rPr>
  </w:style>
  <w:style w:type="paragraph" w:customStyle="1" w:styleId="msonormal0">
    <w:name w:val="msonormal"/>
    <w:basedOn w:val="Normal"/>
    <w:rsid w:val="00EB42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B420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B4201"/>
    <w:rPr>
      <w:i/>
      <w:iCs/>
    </w:rPr>
  </w:style>
  <w:style w:type="character" w:styleId="Strong">
    <w:name w:val="Strong"/>
    <w:basedOn w:val="DefaultParagraphFont"/>
    <w:uiPriority w:val="22"/>
    <w:qFormat/>
    <w:rsid w:val="00EB4201"/>
    <w:rPr>
      <w:b/>
      <w:bCs/>
    </w:rPr>
  </w:style>
  <w:style w:type="character" w:styleId="Hyperlink">
    <w:name w:val="Hyperlink"/>
    <w:basedOn w:val="DefaultParagraphFont"/>
    <w:uiPriority w:val="99"/>
    <w:unhideWhenUsed/>
    <w:rsid w:val="00EB4201"/>
    <w:rPr>
      <w:color w:val="0000FF"/>
      <w:u w:val="single"/>
    </w:rPr>
  </w:style>
  <w:style w:type="character" w:styleId="FollowedHyperlink">
    <w:name w:val="FollowedHyperlink"/>
    <w:basedOn w:val="DefaultParagraphFont"/>
    <w:uiPriority w:val="99"/>
    <w:semiHidden/>
    <w:unhideWhenUsed/>
    <w:rsid w:val="00EB4201"/>
    <w:rPr>
      <w:color w:val="800080"/>
      <w:u w:val="single"/>
    </w:rPr>
  </w:style>
  <w:style w:type="character" w:customStyle="1" w:styleId="apple-converted-space">
    <w:name w:val="apple-converted-space"/>
    <w:basedOn w:val="DefaultParagraphFont"/>
    <w:rsid w:val="00EB4201"/>
  </w:style>
  <w:style w:type="table" w:styleId="TableGrid">
    <w:name w:val="Table Grid"/>
    <w:basedOn w:val="TableNormal"/>
    <w:uiPriority w:val="39"/>
    <w:rsid w:val="00E9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2F28"/>
    <w:pPr>
      <w:spacing w:line="252" w:lineRule="auto"/>
      <w:ind w:left="720"/>
      <w:contextualSpacing/>
    </w:pPr>
    <w:rPr>
      <w:rFonts w:ascii="Calibri" w:hAnsi="Calibri" w:cs="Times New Roman"/>
    </w:rPr>
  </w:style>
  <w:style w:type="paragraph" w:styleId="BalloonText">
    <w:name w:val="Balloon Text"/>
    <w:basedOn w:val="Normal"/>
    <w:link w:val="BalloonTextChar"/>
    <w:uiPriority w:val="99"/>
    <w:semiHidden/>
    <w:unhideWhenUsed/>
    <w:rsid w:val="00705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F0E"/>
    <w:rPr>
      <w:rFonts w:ascii="Tahoma" w:hAnsi="Tahoma" w:cs="Tahoma"/>
      <w:sz w:val="16"/>
      <w:szCs w:val="16"/>
    </w:rPr>
  </w:style>
  <w:style w:type="paragraph" w:styleId="Header">
    <w:name w:val="header"/>
    <w:basedOn w:val="Normal"/>
    <w:link w:val="HeaderChar"/>
    <w:uiPriority w:val="99"/>
    <w:unhideWhenUsed/>
    <w:rsid w:val="004E0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7EA"/>
  </w:style>
  <w:style w:type="paragraph" w:styleId="Footer">
    <w:name w:val="footer"/>
    <w:basedOn w:val="Normal"/>
    <w:link w:val="FooterChar"/>
    <w:uiPriority w:val="99"/>
    <w:unhideWhenUsed/>
    <w:rsid w:val="004E0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7EA"/>
  </w:style>
  <w:style w:type="character" w:styleId="CommentReference">
    <w:name w:val="annotation reference"/>
    <w:basedOn w:val="DefaultParagraphFont"/>
    <w:uiPriority w:val="99"/>
    <w:semiHidden/>
    <w:unhideWhenUsed/>
    <w:rsid w:val="00E5558F"/>
    <w:rPr>
      <w:sz w:val="16"/>
      <w:szCs w:val="16"/>
    </w:rPr>
  </w:style>
  <w:style w:type="paragraph" w:styleId="CommentText">
    <w:name w:val="annotation text"/>
    <w:basedOn w:val="Normal"/>
    <w:link w:val="CommentTextChar"/>
    <w:uiPriority w:val="99"/>
    <w:semiHidden/>
    <w:unhideWhenUsed/>
    <w:rsid w:val="00E5558F"/>
    <w:pPr>
      <w:spacing w:line="240" w:lineRule="auto"/>
    </w:pPr>
    <w:rPr>
      <w:sz w:val="20"/>
      <w:szCs w:val="20"/>
    </w:rPr>
  </w:style>
  <w:style w:type="character" w:customStyle="1" w:styleId="CommentTextChar">
    <w:name w:val="Comment Text Char"/>
    <w:basedOn w:val="DefaultParagraphFont"/>
    <w:link w:val="CommentText"/>
    <w:uiPriority w:val="99"/>
    <w:semiHidden/>
    <w:rsid w:val="00E5558F"/>
    <w:rPr>
      <w:sz w:val="20"/>
      <w:szCs w:val="20"/>
    </w:rPr>
  </w:style>
  <w:style w:type="paragraph" w:styleId="CommentSubject">
    <w:name w:val="annotation subject"/>
    <w:basedOn w:val="CommentText"/>
    <w:next w:val="CommentText"/>
    <w:link w:val="CommentSubjectChar"/>
    <w:uiPriority w:val="99"/>
    <w:semiHidden/>
    <w:unhideWhenUsed/>
    <w:rsid w:val="00E5558F"/>
    <w:rPr>
      <w:b/>
      <w:bCs/>
    </w:rPr>
  </w:style>
  <w:style w:type="character" w:customStyle="1" w:styleId="CommentSubjectChar">
    <w:name w:val="Comment Subject Char"/>
    <w:basedOn w:val="CommentTextChar"/>
    <w:link w:val="CommentSubject"/>
    <w:uiPriority w:val="99"/>
    <w:semiHidden/>
    <w:rsid w:val="00E555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870708">
      <w:bodyDiv w:val="1"/>
      <w:marLeft w:val="0"/>
      <w:marRight w:val="0"/>
      <w:marTop w:val="0"/>
      <w:marBottom w:val="0"/>
      <w:divBdr>
        <w:top w:val="none" w:sz="0" w:space="0" w:color="auto"/>
        <w:left w:val="none" w:sz="0" w:space="0" w:color="auto"/>
        <w:bottom w:val="none" w:sz="0" w:space="0" w:color="auto"/>
        <w:right w:val="none" w:sz="0" w:space="0" w:color="auto"/>
      </w:divBdr>
      <w:divsChild>
        <w:div w:id="975524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mailto:accountname@test.com,True"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rm.support@milliman.com"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microsoft.com/office/2011/relationships/people" Target="people.xml"/><Relationship Id="rId8" Type="http://schemas.openxmlformats.org/officeDocument/2006/relationships/hyperlink" Target="mailto:PRM.Support@milliman.com"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01E74-C71A-4180-92EF-66576A697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18</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Barnes</dc:creator>
  <cp:lastModifiedBy>Van Nanney</cp:lastModifiedBy>
  <cp:revision>7</cp:revision>
  <dcterms:created xsi:type="dcterms:W3CDTF">2017-02-14T15:10:00Z</dcterms:created>
  <dcterms:modified xsi:type="dcterms:W3CDTF">2017-02-15T14:01:00Z</dcterms:modified>
</cp:coreProperties>
</file>